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E9DBE8" w14:textId="3AE43ECA" w:rsidR="00E94D77" w:rsidRDefault="00430C4D">
      <w:pPr>
        <w:spacing w:line="480" w:lineRule="auto"/>
        <w:jc w:val="both"/>
        <w:rPr>
          <w:rFonts w:ascii="Roboto Serif Light" w:eastAsia="Roboto Serif Light" w:hAnsi="Roboto Serif Light" w:cs="Roboto Serif Light"/>
          <w:lang w:val="en-GB"/>
        </w:rPr>
      </w:pPr>
      <w:ins w:id="0" w:author=" " w:date="2025-09-10T08:50:00Z">
        <w:del w:id="1" w:author="Mickael HEDDE" w:date="2025-09-11T21:28:00Z">
          <w:r w:rsidDel="00494205">
            <w:rPr>
              <w:rFonts w:ascii="Roboto Serif Light" w:eastAsia="Roboto Serif Light" w:hAnsi="Roboto Serif Light" w:cs="Roboto Serif Light"/>
              <w:lang w:val="en-GB"/>
            </w:rPr>
            <w:delText xml:space="preserve"> </w:delText>
          </w:r>
        </w:del>
      </w:ins>
      <w:bookmarkStart w:id="2" w:name="_GoBack"/>
      <w:bookmarkEnd w:id="2"/>
      <w:r>
        <w:rPr>
          <w:rFonts w:ascii="Roboto Serif Light" w:eastAsia="Roboto Serif Light" w:hAnsi="Roboto Serif Light" w:cs="Roboto Serif Light"/>
          <w:lang w:val="en-GB"/>
        </w:rPr>
        <w:t xml:space="preserve">A safari across France: </w:t>
      </w:r>
      <w:ins w:id="3" w:author=" " w:date="2025-09-10T13:27:00Z">
        <w:r>
          <w:rPr>
            <w:rFonts w:ascii="Roboto Serif Light" w:eastAsia="Roboto Serif Light" w:hAnsi="Roboto Serif Light" w:cs="Roboto Serif Light"/>
            <w:lang w:val="en-GB"/>
          </w:rPr>
          <w:t xml:space="preserve">soil fauna </w:t>
        </w:r>
      </w:ins>
      <w:r>
        <w:rPr>
          <w:rFonts w:ascii="Roboto Serif Light" w:eastAsia="Roboto Serif Light" w:hAnsi="Roboto Serif Light" w:cs="Roboto Serif Light"/>
          <w:lang w:val="en-GB"/>
        </w:rPr>
        <w:t>insights from a nationwide soil quality monitoring program</w:t>
      </w:r>
    </w:p>
    <w:p w14:paraId="60A60003" w14:textId="77777777" w:rsidR="00E94D77" w:rsidRDefault="00E94D77">
      <w:pPr>
        <w:spacing w:line="480" w:lineRule="auto"/>
        <w:jc w:val="both"/>
        <w:rPr>
          <w:rFonts w:ascii="Roboto Serif Light" w:eastAsia="Roboto Serif Light" w:hAnsi="Roboto Serif Light" w:cs="Roboto Serif Light"/>
          <w:lang w:val="en-GB"/>
        </w:rPr>
      </w:pPr>
    </w:p>
    <w:p w14:paraId="5B5B5DCA" w14:textId="77777777" w:rsidR="00E94D77" w:rsidRDefault="00430C4D">
      <w:pPr>
        <w:spacing w:before="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u w:val="single"/>
          <w:lang w:val="en-GB"/>
        </w:rPr>
        <w:t>Authors</w:t>
      </w:r>
      <w:r>
        <w:rPr>
          <w:rFonts w:ascii="Roboto Serif Light" w:eastAsia="Roboto Serif Light" w:hAnsi="Roboto Serif Light" w:cs="Roboto Serif Light"/>
          <w:lang w:val="en-GB"/>
        </w:rPr>
        <w:t>: Sophie Pouzenc</w:t>
      </w:r>
      <w:r>
        <w:rPr>
          <w:rFonts w:ascii="Roboto Serif Light" w:eastAsia="Roboto Serif Light" w:hAnsi="Roboto Serif Light" w:cs="Roboto Serif Light"/>
          <w:vertAlign w:val="superscript"/>
          <w:lang w:val="en-GB"/>
        </w:rPr>
        <w:t>1</w:t>
      </w:r>
      <w:r>
        <w:rPr>
          <w:rFonts w:ascii="Roboto Serif Light" w:eastAsia="Roboto Serif Light" w:hAnsi="Roboto Serif Light" w:cs="Roboto Serif Light"/>
          <w:lang w:val="en-GB"/>
        </w:rPr>
        <w:t>, Claudy Jolivet</w:t>
      </w:r>
      <w:r>
        <w:rPr>
          <w:rFonts w:ascii="Roboto Serif Light" w:eastAsia="Roboto Serif Light" w:hAnsi="Roboto Serif Light" w:cs="Roboto Serif Light"/>
          <w:vertAlign w:val="superscript"/>
          <w:lang w:val="en-GB"/>
        </w:rPr>
        <w:t>1</w:t>
      </w:r>
      <w:r>
        <w:rPr>
          <w:rFonts w:ascii="Roboto Serif Light" w:eastAsia="Roboto Serif Light" w:hAnsi="Roboto Serif Light" w:cs="Roboto Serif Light"/>
          <w:lang w:val="en-GB"/>
        </w:rPr>
        <w:t>, Louna Abraham</w:t>
      </w:r>
      <w:r>
        <w:rPr>
          <w:rFonts w:ascii="Roboto Serif Light" w:eastAsia="Roboto Serif Light" w:hAnsi="Roboto Serif Light" w:cs="Roboto Serif Light"/>
          <w:vertAlign w:val="superscript"/>
          <w:lang w:val="en-GB"/>
        </w:rPr>
        <w:t>2,3</w:t>
      </w:r>
      <w:r>
        <w:rPr>
          <w:rFonts w:ascii="Roboto Serif Light" w:eastAsia="Roboto Serif Light" w:hAnsi="Roboto Serif Light" w:cs="Roboto Serif Light"/>
          <w:lang w:val="en-GB"/>
        </w:rPr>
        <w:t>, Apolline Auclerc</w:t>
      </w:r>
      <w:r>
        <w:rPr>
          <w:rFonts w:ascii="Roboto Serif Light" w:eastAsia="Roboto Serif Light" w:hAnsi="Roboto Serif Light" w:cs="Roboto Serif Light"/>
          <w:vertAlign w:val="superscript"/>
          <w:lang w:val="en-GB"/>
        </w:rPr>
        <w:t>4</w:t>
      </w:r>
      <w:r>
        <w:rPr>
          <w:rFonts w:ascii="Roboto Serif Light" w:eastAsia="Roboto Serif Light" w:hAnsi="Roboto Serif Light" w:cs="Roboto Serif Light"/>
          <w:lang w:val="en-GB"/>
        </w:rPr>
        <w:t>, Eric Beaucher</w:t>
      </w:r>
      <w:r>
        <w:rPr>
          <w:rFonts w:ascii="Roboto Serif Light" w:eastAsia="Roboto Serif Light" w:hAnsi="Roboto Serif Light" w:cs="Roboto Serif Light"/>
          <w:vertAlign w:val="superscript"/>
          <w:lang w:val="en-GB"/>
        </w:rPr>
        <w:t>5</w:t>
      </w:r>
      <w:r>
        <w:rPr>
          <w:rFonts w:ascii="Roboto Serif Light" w:eastAsia="Roboto Serif Light" w:hAnsi="Roboto Serif Light" w:cs="Roboto Serif Light"/>
          <w:lang w:val="en-GB"/>
        </w:rPr>
        <w:t>, Antonio Bispo</w:t>
      </w:r>
      <w:r>
        <w:rPr>
          <w:rFonts w:ascii="Roboto Serif Light" w:eastAsia="Roboto Serif Light" w:hAnsi="Roboto Serif Light" w:cs="Roboto Serif Light"/>
          <w:vertAlign w:val="superscript"/>
          <w:lang w:val="en-GB"/>
        </w:rPr>
        <w:t>1</w:t>
      </w:r>
      <w:r>
        <w:rPr>
          <w:rFonts w:ascii="Roboto Serif Light" w:eastAsia="Roboto Serif Light" w:hAnsi="Roboto Serif Light" w:cs="Roboto Serif Light"/>
          <w:lang w:val="en-GB"/>
        </w:rPr>
        <w:t>, Nolwenn Bougon</w:t>
      </w:r>
      <w:r>
        <w:rPr>
          <w:rFonts w:ascii="Roboto Serif Light" w:eastAsia="Roboto Serif Light" w:hAnsi="Roboto Serif Light" w:cs="Roboto Serif Light"/>
          <w:vertAlign w:val="superscript"/>
          <w:lang w:val="en-GB"/>
        </w:rPr>
        <w:t>6</w:t>
      </w:r>
      <w:r>
        <w:rPr>
          <w:rFonts w:ascii="Roboto Serif Light" w:eastAsia="Roboto Serif Light" w:hAnsi="Roboto Serif Light" w:cs="Roboto Serif Light"/>
          <w:lang w:val="en-GB"/>
        </w:rPr>
        <w:t>,</w:t>
      </w:r>
      <w:r>
        <w:rPr>
          <w:rFonts w:ascii="Roboto Serif Light" w:eastAsia="Roboto Serif Light" w:hAnsi="Roboto Serif Light" w:cs="Roboto Serif Light"/>
          <w:vertAlign w:val="superscript"/>
          <w:lang w:val="en-GB"/>
        </w:rPr>
        <w:t xml:space="preserve"> </w:t>
      </w:r>
      <w:r>
        <w:rPr>
          <w:rFonts w:ascii="Roboto Serif Light" w:eastAsia="Roboto Serif Light" w:hAnsi="Roboto Serif Light" w:cs="Roboto Serif Light"/>
          <w:lang w:val="en-GB"/>
        </w:rPr>
        <w:t>Matthias Brand</w:t>
      </w:r>
      <w:r>
        <w:rPr>
          <w:rFonts w:ascii="Roboto Serif Light" w:eastAsia="Roboto Serif Light" w:hAnsi="Roboto Serif Light" w:cs="Roboto Serif Light"/>
          <w:vertAlign w:val="superscript"/>
          <w:lang w:val="en-GB"/>
        </w:rPr>
        <w:t>2,3</w:t>
      </w:r>
      <w:r>
        <w:rPr>
          <w:rFonts w:ascii="Roboto Serif Light" w:eastAsia="Roboto Serif Light" w:hAnsi="Roboto Serif Light" w:cs="Roboto Serif Light"/>
          <w:lang w:val="en-GB"/>
        </w:rPr>
        <w:t>, Laurence Carteaux</w:t>
      </w:r>
      <w:r>
        <w:rPr>
          <w:rFonts w:ascii="Roboto Serif Light" w:eastAsia="Roboto Serif Light" w:hAnsi="Roboto Serif Light" w:cs="Roboto Serif Light"/>
          <w:vertAlign w:val="superscript"/>
          <w:lang w:val="en-GB"/>
        </w:rPr>
        <w:t>5</w:t>
      </w:r>
      <w:r>
        <w:rPr>
          <w:rFonts w:ascii="Roboto Serif Light" w:eastAsia="Roboto Serif Light" w:hAnsi="Roboto Serif Light" w:cs="Roboto Serif Light"/>
          <w:lang w:val="en-GB"/>
        </w:rPr>
        <w:t>, Camille Chauvin</w:t>
      </w:r>
      <w:r>
        <w:rPr>
          <w:rFonts w:ascii="Roboto Serif Light" w:eastAsia="Roboto Serif Light" w:hAnsi="Roboto Serif Light" w:cs="Roboto Serif Light"/>
          <w:vertAlign w:val="superscript"/>
          <w:lang w:val="en-GB"/>
        </w:rPr>
        <w:t>7</w:t>
      </w:r>
      <w:r>
        <w:rPr>
          <w:rFonts w:ascii="Roboto Serif Light" w:eastAsia="Roboto Serif Light" w:hAnsi="Roboto Serif Light" w:cs="Roboto Serif Light"/>
          <w:lang w:val="en-GB"/>
        </w:rPr>
        <w:t>, Daniel Cluzeau</w:t>
      </w:r>
      <w:r>
        <w:rPr>
          <w:rFonts w:ascii="Roboto Serif Light" w:eastAsia="Roboto Serif Light" w:hAnsi="Roboto Serif Light" w:cs="Roboto Serif Light"/>
          <w:vertAlign w:val="superscript"/>
          <w:lang w:val="en-GB"/>
        </w:rPr>
        <w:t>8</w:t>
      </w:r>
      <w:r>
        <w:rPr>
          <w:rFonts w:ascii="Roboto Serif Light" w:eastAsia="Roboto Serif Light" w:hAnsi="Roboto Serif Light" w:cs="Roboto Serif Light"/>
          <w:lang w:val="en-GB"/>
        </w:rPr>
        <w:t>, Jérôme Cortet</w:t>
      </w:r>
      <w:r>
        <w:rPr>
          <w:rFonts w:ascii="Roboto Serif Light" w:eastAsia="Roboto Serif Light" w:hAnsi="Roboto Serif Light" w:cs="Roboto Serif Light"/>
          <w:vertAlign w:val="superscript"/>
          <w:lang w:val="en-GB"/>
        </w:rPr>
        <w:t>2</w:t>
      </w:r>
      <w:r>
        <w:rPr>
          <w:rFonts w:ascii="Roboto Serif Light" w:eastAsia="Roboto Serif Light" w:hAnsi="Roboto Serif Light" w:cs="Roboto Serif Light"/>
          <w:lang w:val="en-GB"/>
        </w:rPr>
        <w:t>, Jean-François David</w:t>
      </w:r>
      <w:r>
        <w:rPr>
          <w:rFonts w:ascii="Roboto Serif Light" w:eastAsia="Roboto Serif Light" w:hAnsi="Roboto Serif Light" w:cs="Roboto Serif Light"/>
          <w:vertAlign w:val="superscript"/>
          <w:lang w:val="en-GB"/>
        </w:rPr>
        <w:t>9</w:t>
      </w:r>
      <w:r>
        <w:rPr>
          <w:rFonts w:ascii="Roboto Serif Light" w:eastAsia="Roboto Serif Light" w:hAnsi="Roboto Serif Light" w:cs="Roboto Serif Light"/>
          <w:lang w:val="en-GB"/>
        </w:rPr>
        <w:t>, Loris Delourme</w:t>
      </w:r>
      <w:r>
        <w:rPr>
          <w:rFonts w:ascii="Roboto Serif Light" w:eastAsia="Roboto Serif Light" w:hAnsi="Roboto Serif Light" w:cs="Roboto Serif Light"/>
          <w:vertAlign w:val="superscript"/>
          <w:lang w:val="en-GB"/>
        </w:rPr>
        <w:t>5,8</w:t>
      </w:r>
      <w:r>
        <w:rPr>
          <w:rFonts w:ascii="Roboto Serif Light" w:eastAsia="Roboto Serif Light" w:hAnsi="Roboto Serif Light" w:cs="Roboto Serif Light"/>
          <w:lang w:val="en-GB"/>
        </w:rPr>
        <w:t>, Thomas Gelis</w:t>
      </w:r>
      <w:r>
        <w:rPr>
          <w:rFonts w:ascii="Roboto Serif Light" w:eastAsia="Roboto Serif Light" w:hAnsi="Roboto Serif Light" w:cs="Roboto Serif Light"/>
          <w:vertAlign w:val="superscript"/>
          <w:lang w:val="en-GB"/>
        </w:rPr>
        <w:t>2,3</w:t>
      </w:r>
      <w:r>
        <w:rPr>
          <w:rFonts w:ascii="Roboto Serif Light" w:eastAsia="Roboto Serif Light" w:hAnsi="Roboto Serif Light" w:cs="Roboto Serif Light"/>
          <w:lang w:val="en-GB"/>
        </w:rPr>
        <w:t>, Sarah Guillocheau</w:t>
      </w:r>
      <w:r>
        <w:rPr>
          <w:rFonts w:ascii="Roboto Serif Light" w:eastAsia="Roboto Serif Light" w:hAnsi="Roboto Serif Light" w:cs="Roboto Serif Light"/>
          <w:vertAlign w:val="superscript"/>
          <w:lang w:val="en-GB"/>
        </w:rPr>
        <w:t>10</w:t>
      </w:r>
      <w:r>
        <w:rPr>
          <w:rFonts w:ascii="Roboto Serif Light" w:eastAsia="Roboto Serif Light" w:hAnsi="Roboto Serif Light" w:cs="Roboto Serif Light"/>
          <w:lang w:val="en-GB"/>
        </w:rPr>
        <w:t>, Camille Imbert</w:t>
      </w:r>
      <w:r>
        <w:rPr>
          <w:rFonts w:ascii="Roboto Serif Light" w:eastAsia="Roboto Serif Light" w:hAnsi="Roboto Serif Light" w:cs="Roboto Serif Light"/>
          <w:vertAlign w:val="superscript"/>
          <w:lang w:val="en-GB"/>
        </w:rPr>
        <w:t>1,11</w:t>
      </w:r>
      <w:r>
        <w:rPr>
          <w:rFonts w:ascii="Roboto Serif Light" w:eastAsia="Roboto Serif Light" w:hAnsi="Roboto Serif Light" w:cs="Roboto Serif Light"/>
          <w:lang w:val="en-GB"/>
        </w:rPr>
        <w:t>, Antoine Lévêque</w:t>
      </w:r>
      <w:r>
        <w:rPr>
          <w:rFonts w:ascii="Roboto Serif Light" w:eastAsia="Roboto Serif Light" w:hAnsi="Roboto Serif Light" w:cs="Roboto Serif Light"/>
          <w:vertAlign w:val="superscript"/>
          <w:lang w:val="en-GB"/>
        </w:rPr>
        <w:t>12</w:t>
      </w:r>
      <w:r>
        <w:rPr>
          <w:rFonts w:ascii="Roboto Serif Light" w:eastAsia="Roboto Serif Light" w:hAnsi="Roboto Serif Light" w:cs="Roboto Serif Light"/>
          <w:lang w:val="en-GB"/>
        </w:rPr>
        <w:t>, Gwenaël Magne</w:t>
      </w:r>
      <w:r>
        <w:rPr>
          <w:rFonts w:ascii="Roboto Serif Light" w:eastAsia="Roboto Serif Light" w:hAnsi="Roboto Serif Light" w:cs="Roboto Serif Light"/>
          <w:vertAlign w:val="superscript"/>
          <w:lang w:val="en-GB"/>
        </w:rPr>
        <w:t>2,3</w:t>
      </w:r>
      <w:r>
        <w:rPr>
          <w:rFonts w:ascii="Roboto Serif Light" w:eastAsia="Roboto Serif Light" w:hAnsi="Roboto Serif Light" w:cs="Roboto Serif Light"/>
          <w:lang w:val="en-GB"/>
        </w:rPr>
        <w:t>, Nicolas Henon</w:t>
      </w:r>
      <w:r>
        <w:rPr>
          <w:rFonts w:ascii="Roboto Serif Light" w:eastAsia="Roboto Serif Light" w:hAnsi="Roboto Serif Light" w:cs="Roboto Serif Light"/>
          <w:vertAlign w:val="superscript"/>
          <w:lang w:val="en-GB"/>
        </w:rPr>
        <w:t>2,3</w:t>
      </w:r>
      <w:r>
        <w:rPr>
          <w:rFonts w:ascii="Roboto Serif Light" w:eastAsia="Roboto Serif Light" w:hAnsi="Roboto Serif Light" w:cs="Roboto Serif Light"/>
          <w:lang w:val="en-GB"/>
        </w:rPr>
        <w:t>, Franck Noël</w:t>
      </w:r>
      <w:r>
        <w:rPr>
          <w:rFonts w:ascii="Roboto Serif Light" w:eastAsia="Roboto Serif Light" w:hAnsi="Roboto Serif Light" w:cs="Roboto Serif Light"/>
          <w:vertAlign w:val="superscript"/>
          <w:lang w:val="en-GB"/>
        </w:rPr>
        <w:t>13</w:t>
      </w:r>
      <w:r>
        <w:rPr>
          <w:rFonts w:ascii="Roboto Serif Light" w:eastAsia="Roboto Serif Light" w:hAnsi="Roboto Serif Light" w:cs="Roboto Serif Light"/>
          <w:lang w:val="en-GB"/>
        </w:rPr>
        <w:t>, Guénola Pérès</w:t>
      </w:r>
      <w:r>
        <w:rPr>
          <w:rFonts w:ascii="Roboto Serif Light" w:eastAsia="Roboto Serif Light" w:hAnsi="Roboto Serif Light" w:cs="Roboto Serif Light"/>
          <w:vertAlign w:val="superscript"/>
          <w:lang w:val="en-GB"/>
        </w:rPr>
        <w:t>5</w:t>
      </w:r>
      <w:r>
        <w:rPr>
          <w:rFonts w:ascii="Roboto Serif Light" w:eastAsia="Roboto Serif Light" w:hAnsi="Roboto Serif Light" w:cs="Roboto Serif Light"/>
          <w:lang w:val="en-GB"/>
        </w:rPr>
        <w:t>, Mathias Peron</w:t>
      </w:r>
      <w:r>
        <w:rPr>
          <w:rFonts w:ascii="Roboto Serif Light" w:eastAsia="Roboto Serif Light" w:hAnsi="Roboto Serif Light" w:cs="Roboto Serif Light"/>
          <w:vertAlign w:val="superscript"/>
          <w:lang w:val="en-GB"/>
        </w:rPr>
        <w:t>14</w:t>
      </w:r>
      <w:r>
        <w:rPr>
          <w:rFonts w:ascii="Roboto Serif Light" w:eastAsia="Roboto Serif Light" w:hAnsi="Roboto Serif Light" w:cs="Roboto Serif Light"/>
          <w:lang w:val="en-GB"/>
        </w:rPr>
        <w:t>, Samuel Prunot</w:t>
      </w:r>
      <w:r>
        <w:rPr>
          <w:rFonts w:ascii="Roboto Serif Light" w:eastAsia="Roboto Serif Light" w:hAnsi="Roboto Serif Light" w:cs="Roboto Serif Light"/>
          <w:vertAlign w:val="superscript"/>
          <w:lang w:val="en-GB"/>
        </w:rPr>
        <w:t>2,3</w:t>
      </w:r>
      <w:r>
        <w:rPr>
          <w:rFonts w:ascii="Roboto Serif Light" w:eastAsia="Roboto Serif Light" w:hAnsi="Roboto Serif Light" w:cs="Roboto Serif Light"/>
          <w:lang w:val="en-GB"/>
        </w:rPr>
        <w:t>, Philippe Reisdorf</w:t>
      </w:r>
      <w:r>
        <w:rPr>
          <w:rFonts w:ascii="Roboto Serif Light" w:eastAsia="Roboto Serif Light" w:hAnsi="Roboto Serif Light" w:cs="Roboto Serif Light"/>
          <w:vertAlign w:val="superscript"/>
          <w:lang w:val="en-GB"/>
        </w:rPr>
        <w:t>15</w:t>
      </w:r>
      <w:r>
        <w:rPr>
          <w:rFonts w:ascii="Roboto Serif Light" w:eastAsia="Roboto Serif Light" w:hAnsi="Roboto Serif Light" w:cs="Roboto Serif Light"/>
          <w:lang w:val="en-GB"/>
        </w:rPr>
        <w:t>, Olivier Rose</w:t>
      </w:r>
      <w:r>
        <w:rPr>
          <w:rFonts w:ascii="Roboto Serif Light" w:eastAsia="Roboto Serif Light" w:hAnsi="Roboto Serif Light" w:cs="Roboto Serif Light"/>
          <w:vertAlign w:val="superscript"/>
          <w:lang w:val="en-GB"/>
        </w:rPr>
        <w:t>16</w:t>
      </w:r>
      <w:r>
        <w:rPr>
          <w:rFonts w:ascii="Roboto Serif Light" w:eastAsia="Roboto Serif Light" w:hAnsi="Roboto Serif Light" w:cs="Roboto Serif Light"/>
          <w:lang w:val="en-GB"/>
        </w:rPr>
        <w:t>, Marc Roucaute</w:t>
      </w:r>
      <w:r>
        <w:rPr>
          <w:rFonts w:ascii="Roboto Serif Light" w:eastAsia="Roboto Serif Light" w:hAnsi="Roboto Serif Light" w:cs="Roboto Serif Light"/>
          <w:vertAlign w:val="superscript"/>
          <w:lang w:val="en-GB"/>
        </w:rPr>
        <w:t>5</w:t>
      </w:r>
      <w:r>
        <w:rPr>
          <w:rFonts w:ascii="Roboto Serif Light" w:eastAsia="Roboto Serif Light" w:hAnsi="Roboto Serif Light" w:cs="Roboto Serif Light"/>
          <w:lang w:val="en-GB"/>
        </w:rPr>
        <w:t>, Cyril Versavel</w:t>
      </w:r>
      <w:r>
        <w:rPr>
          <w:rFonts w:ascii="Roboto Serif Light" w:eastAsia="Roboto Serif Light" w:hAnsi="Roboto Serif Light" w:cs="Roboto Serif Light"/>
          <w:vertAlign w:val="superscript"/>
          <w:lang w:val="en-GB"/>
        </w:rPr>
        <w:t>3</w:t>
      </w:r>
      <w:r>
        <w:rPr>
          <w:rFonts w:ascii="Roboto Serif Light" w:eastAsia="Roboto Serif Light" w:hAnsi="Roboto Serif Light" w:cs="Roboto Serif Light"/>
          <w:lang w:val="en-GB"/>
        </w:rPr>
        <w:t>, Cécile Villenave</w:t>
      </w:r>
      <w:r>
        <w:rPr>
          <w:rFonts w:ascii="Roboto Serif Light" w:eastAsia="Roboto Serif Light" w:hAnsi="Roboto Serif Light" w:cs="Roboto Serif Light"/>
          <w:vertAlign w:val="superscript"/>
          <w:lang w:val="en-GB"/>
        </w:rPr>
        <w:t>7</w:t>
      </w:r>
      <w:r>
        <w:rPr>
          <w:rFonts w:ascii="Roboto Serif Light" w:eastAsia="Roboto Serif Light" w:hAnsi="Roboto Serif Light" w:cs="Roboto Serif Light"/>
          <w:lang w:val="en-GB"/>
        </w:rPr>
        <w:t>, Quentin Vincent</w:t>
      </w:r>
      <w:r>
        <w:rPr>
          <w:rFonts w:ascii="Roboto Serif Light" w:eastAsia="Roboto Serif Light" w:hAnsi="Roboto Serif Light" w:cs="Roboto Serif Light"/>
          <w:vertAlign w:val="superscript"/>
          <w:lang w:val="en-GB"/>
        </w:rPr>
        <w:t>14</w:t>
      </w:r>
      <w:r>
        <w:rPr>
          <w:rFonts w:ascii="Roboto Serif Light" w:eastAsia="Roboto Serif Light" w:hAnsi="Roboto Serif Light" w:cs="Roboto Serif Light"/>
          <w:lang w:val="en-GB"/>
        </w:rPr>
        <w:t>, Mickaël Hedde</w:t>
      </w:r>
      <w:r>
        <w:rPr>
          <w:rFonts w:ascii="Roboto Serif Light" w:eastAsia="Roboto Serif Light" w:hAnsi="Roboto Serif Light" w:cs="Roboto Serif Light"/>
          <w:vertAlign w:val="superscript"/>
          <w:lang w:val="en-GB"/>
        </w:rPr>
        <w:t>3</w:t>
      </w:r>
    </w:p>
    <w:p w14:paraId="5B29F209" w14:textId="77777777" w:rsidR="00E94D77" w:rsidRDefault="00E94D77">
      <w:pPr>
        <w:keepNext/>
        <w:keepLines/>
        <w:tabs>
          <w:tab w:val="center" w:pos="1203"/>
        </w:tabs>
        <w:spacing w:after="252" w:line="480" w:lineRule="auto"/>
        <w:ind w:left="-15"/>
        <w:jc w:val="both"/>
        <w:rPr>
          <w:rFonts w:ascii="Roboto Serif Light" w:eastAsia="Roboto Serif Light" w:hAnsi="Roboto Serif Light" w:cs="Roboto Serif Light"/>
          <w:lang w:val="en-GB"/>
        </w:rPr>
      </w:pPr>
    </w:p>
    <w:p w14:paraId="7337336F" w14:textId="77777777" w:rsidR="00E94D77" w:rsidRDefault="00430C4D">
      <w:pPr>
        <w:spacing w:before="240" w:line="480" w:lineRule="auto"/>
        <w:jc w:val="both"/>
        <w:rPr>
          <w:rFonts w:ascii="Roboto Serif Light" w:eastAsia="Roboto Serif Light" w:hAnsi="Roboto Serif Light" w:cs="Roboto Serif Light"/>
          <w:u w:val="single"/>
        </w:rPr>
      </w:pPr>
      <w:r>
        <w:rPr>
          <w:rFonts w:ascii="Roboto Serif Light" w:eastAsia="Roboto Serif Light" w:hAnsi="Roboto Serif Light" w:cs="Roboto Serif Light"/>
          <w:u w:val="single"/>
        </w:rPr>
        <w:t>Affiliations</w:t>
      </w:r>
    </w:p>
    <w:p w14:paraId="27BD264E" w14:textId="77777777" w:rsidR="00E94D77" w:rsidRDefault="00430C4D">
      <w:pPr>
        <w:spacing w:before="240" w:line="480" w:lineRule="auto"/>
        <w:jc w:val="both"/>
        <w:rPr>
          <w:rFonts w:ascii="Roboto Serif Light" w:eastAsia="Roboto Serif Light" w:hAnsi="Roboto Serif Light" w:cs="Roboto Serif Light"/>
        </w:rPr>
      </w:pPr>
      <w:r>
        <w:rPr>
          <w:rFonts w:ascii="Roboto Serif Light" w:eastAsia="Roboto Serif Light" w:hAnsi="Roboto Serif Light" w:cs="Roboto Serif Light"/>
          <w:vertAlign w:val="superscript"/>
        </w:rPr>
        <w:t xml:space="preserve">1 </w:t>
      </w:r>
      <w:r>
        <w:rPr>
          <w:rFonts w:ascii="Roboto Serif Light" w:eastAsia="Roboto Serif Light" w:hAnsi="Roboto Serif Light" w:cs="Roboto Serif Light"/>
        </w:rPr>
        <w:t xml:space="preserve">INRAE, Info&amp;Sols, Orléans, France </w:t>
      </w:r>
    </w:p>
    <w:p w14:paraId="1E735747" w14:textId="77777777" w:rsidR="00E94D77" w:rsidRDefault="00430C4D">
      <w:pPr>
        <w:spacing w:before="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vertAlign w:val="superscript"/>
          <w:lang w:val="en-GB"/>
        </w:rPr>
        <w:t>2</w:t>
      </w:r>
      <w:r>
        <w:rPr>
          <w:rFonts w:ascii="Roboto Serif Light" w:eastAsia="Roboto Serif Light" w:hAnsi="Roboto Serif Light" w:cs="Roboto Serif Light"/>
          <w:lang w:val="en-GB"/>
        </w:rPr>
        <w:t xml:space="preserve"> University of Montpellier Paul Valéry, University of Montpellier, EPHE, CNRS, IRD, Montpellier, France</w:t>
      </w:r>
    </w:p>
    <w:p w14:paraId="49E80992" w14:textId="77777777" w:rsidR="00E94D77" w:rsidRDefault="00430C4D">
      <w:pPr>
        <w:spacing w:before="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vertAlign w:val="superscript"/>
          <w:lang w:val="en-GB"/>
        </w:rPr>
        <w:t>3</w:t>
      </w:r>
      <w:r>
        <w:rPr>
          <w:rFonts w:ascii="Roboto Serif Light" w:eastAsia="Roboto Serif Light" w:hAnsi="Roboto Serif Light" w:cs="Roboto Serif Light"/>
          <w:lang w:val="en-GB"/>
        </w:rPr>
        <w:t xml:space="preserve"> Eco&amp;Sols, INRAE, IRD, CIRAD, Institut Agro, Univ Montpellier, Montpellier, France</w:t>
      </w:r>
    </w:p>
    <w:p w14:paraId="65C40A84" w14:textId="77777777" w:rsidR="00E94D77" w:rsidRDefault="00430C4D">
      <w:pPr>
        <w:spacing w:before="240" w:line="480" w:lineRule="auto"/>
        <w:jc w:val="both"/>
        <w:rPr>
          <w:rFonts w:ascii="Roboto Serif Light" w:eastAsia="Roboto Serif Light" w:hAnsi="Roboto Serif Light" w:cs="Roboto Serif Light"/>
        </w:rPr>
      </w:pPr>
      <w:r>
        <w:rPr>
          <w:rFonts w:ascii="Roboto Serif Light" w:eastAsia="Roboto Serif Light" w:hAnsi="Roboto Serif Light" w:cs="Roboto Serif Light"/>
          <w:vertAlign w:val="superscript"/>
        </w:rPr>
        <w:t>4</w:t>
      </w:r>
      <w:r>
        <w:rPr>
          <w:rFonts w:ascii="Roboto Serif Light" w:eastAsia="Roboto Serif Light" w:hAnsi="Roboto Serif Light" w:cs="Roboto Serif Light"/>
        </w:rPr>
        <w:t xml:space="preserve"> Université de Lorraine, INRAE, LSE, Nancy, France</w:t>
      </w:r>
    </w:p>
    <w:p w14:paraId="2CD45A0C" w14:textId="77777777" w:rsidR="00E94D77" w:rsidRDefault="00430C4D">
      <w:pPr>
        <w:spacing w:before="240" w:line="480" w:lineRule="auto"/>
        <w:jc w:val="both"/>
        <w:rPr>
          <w:rFonts w:ascii="Roboto Serif Light" w:eastAsia="Roboto Serif Light" w:hAnsi="Roboto Serif Light" w:cs="Roboto Serif Light"/>
        </w:rPr>
      </w:pPr>
      <w:r>
        <w:rPr>
          <w:rFonts w:ascii="Roboto Serif Light" w:eastAsia="Roboto Serif Light" w:hAnsi="Roboto Serif Light" w:cs="Roboto Serif Light"/>
          <w:vertAlign w:val="superscript"/>
        </w:rPr>
        <w:t>5</w:t>
      </w:r>
      <w:r>
        <w:rPr>
          <w:rFonts w:ascii="Roboto Serif Light" w:eastAsia="Roboto Serif Light" w:hAnsi="Roboto Serif Light" w:cs="Roboto Serif Light"/>
        </w:rPr>
        <w:t xml:space="preserve"> Institut Agro, INRAE, UMR SAS, Rennes, France</w:t>
      </w:r>
    </w:p>
    <w:p w14:paraId="698F4E02" w14:textId="77777777" w:rsidR="00E94D77" w:rsidRDefault="00430C4D">
      <w:pPr>
        <w:spacing w:before="240" w:line="480" w:lineRule="auto"/>
        <w:jc w:val="both"/>
        <w:rPr>
          <w:rFonts w:ascii="Roboto Serif Light" w:eastAsia="Roboto Serif Light" w:hAnsi="Roboto Serif Light" w:cs="Roboto Serif Light"/>
        </w:rPr>
      </w:pPr>
      <w:r>
        <w:rPr>
          <w:rFonts w:ascii="Roboto Serif Light" w:eastAsia="Roboto Serif Light" w:hAnsi="Roboto Serif Light" w:cs="Roboto Serif Light"/>
          <w:vertAlign w:val="superscript"/>
        </w:rPr>
        <w:t>6</w:t>
      </w:r>
      <w:r>
        <w:rPr>
          <w:rFonts w:ascii="Roboto Serif Light" w:eastAsia="Roboto Serif Light" w:hAnsi="Roboto Serif Light" w:cs="Roboto Serif Light"/>
        </w:rPr>
        <w:t xml:space="preserve"> OFB, Vincennes, France</w:t>
      </w:r>
    </w:p>
    <w:p w14:paraId="39B07FCA" w14:textId="77777777" w:rsidR="00E94D77" w:rsidRDefault="00430C4D">
      <w:pPr>
        <w:spacing w:before="240" w:line="480" w:lineRule="auto"/>
        <w:jc w:val="both"/>
        <w:rPr>
          <w:rFonts w:ascii="Roboto Serif Light" w:eastAsia="Roboto Serif Light" w:hAnsi="Roboto Serif Light" w:cs="Roboto Serif Light"/>
        </w:rPr>
      </w:pPr>
      <w:r>
        <w:rPr>
          <w:rFonts w:ascii="Roboto Serif Light" w:eastAsia="Roboto Serif Light" w:hAnsi="Roboto Serif Light" w:cs="Roboto Serif Light"/>
          <w:vertAlign w:val="superscript"/>
        </w:rPr>
        <w:t>7</w:t>
      </w:r>
      <w:r>
        <w:rPr>
          <w:rFonts w:ascii="Roboto Serif Light" w:eastAsia="Roboto Serif Light" w:hAnsi="Roboto Serif Light" w:cs="Roboto Serif Light"/>
        </w:rPr>
        <w:t xml:space="preserve"> Elisol Environnement, Congénies, France</w:t>
      </w:r>
    </w:p>
    <w:p w14:paraId="432332C9" w14:textId="77777777" w:rsidR="00E94D77" w:rsidRDefault="00430C4D">
      <w:pPr>
        <w:spacing w:before="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vertAlign w:val="superscript"/>
          <w:lang w:val="en-GB"/>
        </w:rPr>
        <w:t xml:space="preserve">8 </w:t>
      </w:r>
      <w:r>
        <w:rPr>
          <w:rFonts w:ascii="Roboto Serif Light" w:eastAsia="Roboto Serif Light" w:hAnsi="Roboto Serif Light" w:cs="Roboto Serif Light"/>
          <w:lang w:val="en-GB"/>
        </w:rPr>
        <w:t>University of Rennes, CNRS, ECOBIO, Rennes, France</w:t>
      </w:r>
    </w:p>
    <w:p w14:paraId="38603105" w14:textId="77777777" w:rsidR="00E94D77" w:rsidRDefault="00430C4D">
      <w:pPr>
        <w:spacing w:before="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vertAlign w:val="superscript"/>
          <w:lang w:val="en-GB"/>
        </w:rPr>
        <w:t xml:space="preserve">9  </w:t>
      </w:r>
      <w:r>
        <w:rPr>
          <w:rFonts w:ascii="Roboto Serif Light" w:eastAsia="Roboto Serif Light" w:hAnsi="Roboto Serif Light" w:cs="Roboto Serif Light"/>
          <w:lang w:val="en-GB"/>
        </w:rPr>
        <w:t>CEFE, Univ Montpellier, CNRS, EPHE, IRD, Montpellier, France</w:t>
      </w:r>
    </w:p>
    <w:p w14:paraId="5D456B26" w14:textId="77777777" w:rsidR="00E94D77" w:rsidRDefault="00430C4D">
      <w:pPr>
        <w:spacing w:before="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vertAlign w:val="superscript"/>
          <w:lang w:val="en-GB"/>
        </w:rPr>
        <w:t>10</w:t>
      </w:r>
      <w:r>
        <w:rPr>
          <w:rFonts w:ascii="Roboto Serif Light" w:eastAsia="Roboto Serif Light" w:hAnsi="Roboto Serif Light" w:cs="Roboto Serif Light"/>
          <w:lang w:val="en-GB"/>
        </w:rPr>
        <w:t xml:space="preserve"> Independent ecologist, Mauron, France</w:t>
      </w:r>
    </w:p>
    <w:p w14:paraId="4B2C84F1" w14:textId="77777777" w:rsidR="00E94D77" w:rsidRDefault="00430C4D">
      <w:pPr>
        <w:spacing w:before="240" w:line="480" w:lineRule="auto"/>
        <w:jc w:val="both"/>
        <w:rPr>
          <w:rFonts w:ascii="Roboto Serif Light" w:eastAsia="Roboto Serif Light" w:hAnsi="Roboto Serif Light" w:cs="Roboto Serif Light"/>
          <w:color w:val="FF9900"/>
          <w:lang w:val="en-GB"/>
        </w:rPr>
      </w:pPr>
      <w:r>
        <w:rPr>
          <w:rFonts w:ascii="Roboto Serif Light" w:eastAsia="Roboto Serif Light" w:hAnsi="Roboto Serif Light" w:cs="Roboto Serif Light"/>
          <w:vertAlign w:val="superscript"/>
          <w:lang w:val="en-GB"/>
        </w:rPr>
        <w:lastRenderedPageBreak/>
        <w:t>11</w:t>
      </w:r>
      <w:r>
        <w:rPr>
          <w:rFonts w:ascii="Roboto Serif Light" w:eastAsia="Roboto Serif Light" w:hAnsi="Roboto Serif Light" w:cs="Roboto Serif Light"/>
          <w:color w:val="FF9900"/>
          <w:lang w:val="en-GB"/>
        </w:rPr>
        <w:t xml:space="preserve"> </w:t>
      </w:r>
      <w:r>
        <w:rPr>
          <w:rFonts w:ascii="Roboto Serif Light" w:eastAsia="Roboto Serif Light" w:hAnsi="Roboto Serif Light" w:cs="Roboto Serif Light"/>
          <w:lang w:val="en-GB"/>
        </w:rPr>
        <w:t>Leibniz-Centre for Agricultural Landscape Research (ZALF), Müncheberg, Germany</w:t>
      </w:r>
    </w:p>
    <w:p w14:paraId="05F50039" w14:textId="77777777" w:rsidR="00E94D77" w:rsidRDefault="00430C4D">
      <w:pPr>
        <w:spacing w:before="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vertAlign w:val="superscript"/>
          <w:lang w:val="en-GB"/>
        </w:rPr>
        <w:t>12</w:t>
      </w:r>
      <w:r>
        <w:rPr>
          <w:rFonts w:ascii="Roboto Serif Light" w:eastAsia="Roboto Serif Light" w:hAnsi="Roboto Serif Light" w:cs="Roboto Serif Light"/>
          <w:lang w:val="en-GB"/>
        </w:rPr>
        <w:t xml:space="preserve"> PatriNat, OFB, MNHN, CNRS, IRD, Paris, France</w:t>
      </w:r>
    </w:p>
    <w:p w14:paraId="2316490D" w14:textId="77777777" w:rsidR="00E94D77" w:rsidRDefault="00430C4D">
      <w:pPr>
        <w:spacing w:before="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vertAlign w:val="superscript"/>
          <w:lang w:val="en-GB"/>
        </w:rPr>
        <w:t>13</w:t>
      </w:r>
      <w:r>
        <w:rPr>
          <w:rFonts w:ascii="Roboto Serif Light" w:eastAsia="Roboto Serif Light" w:hAnsi="Roboto Serif Light" w:cs="Roboto Serif Light"/>
          <w:lang w:val="en-GB"/>
        </w:rPr>
        <w:t xml:space="preserve"> Independent researcher, Vimartin-sur-Orthe, France</w:t>
      </w:r>
    </w:p>
    <w:p w14:paraId="28FD2FFF" w14:textId="77777777" w:rsidR="00E94D77" w:rsidRPr="00430C4D" w:rsidRDefault="00430C4D">
      <w:pPr>
        <w:spacing w:before="240" w:line="480" w:lineRule="auto"/>
        <w:jc w:val="both"/>
        <w:rPr>
          <w:rFonts w:ascii="Roboto Serif Light" w:eastAsia="Roboto Serif Light" w:hAnsi="Roboto Serif Light" w:cs="Roboto Serif Light"/>
          <w:lang w:val="en-GB"/>
        </w:rPr>
      </w:pPr>
      <w:r w:rsidRPr="00430C4D">
        <w:rPr>
          <w:rFonts w:ascii="Roboto Serif Light" w:eastAsia="Roboto Serif Light" w:hAnsi="Roboto Serif Light" w:cs="Roboto Serif Light"/>
          <w:vertAlign w:val="superscript"/>
          <w:lang w:val="en-GB"/>
        </w:rPr>
        <w:t>14</w:t>
      </w:r>
      <w:r w:rsidRPr="00430C4D">
        <w:rPr>
          <w:rFonts w:ascii="Roboto Serif Light" w:eastAsia="Roboto Serif Light" w:hAnsi="Roboto Serif Light" w:cs="Roboto Serif Light"/>
          <w:lang w:val="en-GB"/>
        </w:rPr>
        <w:t xml:space="preserve"> EODD Ingénieurs Conseils, Nancy, France</w:t>
      </w:r>
    </w:p>
    <w:p w14:paraId="14270CED" w14:textId="77777777" w:rsidR="00E94D77" w:rsidRPr="00430C4D" w:rsidRDefault="00430C4D">
      <w:pPr>
        <w:spacing w:before="240" w:line="480" w:lineRule="auto"/>
        <w:jc w:val="both"/>
        <w:rPr>
          <w:rFonts w:ascii="Roboto Serif Light" w:eastAsia="Roboto Serif Light" w:hAnsi="Roboto Serif Light" w:cs="Roboto Serif Light"/>
          <w:lang w:val="en-GB"/>
        </w:rPr>
      </w:pPr>
      <w:r w:rsidRPr="00430C4D">
        <w:rPr>
          <w:rFonts w:ascii="Roboto Serif Light" w:eastAsia="Roboto Serif Light" w:hAnsi="Roboto Serif Light" w:cs="Roboto Serif Light"/>
          <w:vertAlign w:val="superscript"/>
          <w:lang w:val="en-GB"/>
        </w:rPr>
        <w:t>15</w:t>
      </w:r>
      <w:r w:rsidRPr="00430C4D">
        <w:rPr>
          <w:rFonts w:ascii="Roboto Serif Light" w:eastAsia="Roboto Serif Light" w:hAnsi="Roboto Serif Light" w:cs="Roboto Serif Light"/>
          <w:lang w:val="en-GB"/>
        </w:rPr>
        <w:t xml:space="preserve"> Independent researcher, Boullay-lès-Troux, France</w:t>
      </w:r>
    </w:p>
    <w:p w14:paraId="392797EC" w14:textId="77777777" w:rsidR="00E94D77" w:rsidRDefault="00430C4D">
      <w:pPr>
        <w:spacing w:before="240" w:line="480" w:lineRule="auto"/>
        <w:jc w:val="both"/>
        <w:rPr>
          <w:rFonts w:ascii="Roboto Serif Light" w:eastAsia="Roboto Serif Light" w:hAnsi="Roboto Serif Light" w:cs="Roboto Serif Light"/>
        </w:rPr>
      </w:pPr>
      <w:r>
        <w:rPr>
          <w:rFonts w:ascii="Roboto Serif Light" w:eastAsia="Roboto Serif Light" w:hAnsi="Roboto Serif Light" w:cs="Roboto Serif Light"/>
          <w:vertAlign w:val="superscript"/>
        </w:rPr>
        <w:t>16</w:t>
      </w:r>
      <w:r>
        <w:rPr>
          <w:rFonts w:ascii="Roboto Serif Light" w:eastAsia="Roboto Serif Light" w:hAnsi="Roboto Serif Light" w:cs="Roboto Serif Light"/>
        </w:rPr>
        <w:t xml:space="preserve"> Réseau Entomologique ONF, Villemaréchal, France</w:t>
      </w:r>
      <w:r>
        <w:br w:type="page" w:clear="all"/>
      </w:r>
    </w:p>
    <w:p w14:paraId="3EFBF893" w14:textId="77777777" w:rsidR="00E94D77" w:rsidRDefault="00430C4D">
      <w:pPr>
        <w:keepNext/>
        <w:keepLines/>
        <w:tabs>
          <w:tab w:val="center" w:pos="1647"/>
        </w:tabs>
        <w:spacing w:after="132" w:line="480" w:lineRule="auto"/>
        <w:ind w:left="-15"/>
        <w:jc w:val="both"/>
        <w:rPr>
          <w:rFonts w:ascii="Roboto Serif" w:eastAsia="Roboto Serif" w:hAnsi="Roboto Serif" w:cs="Roboto Serif"/>
          <w:b/>
          <w:lang w:val="en-GB"/>
        </w:rPr>
      </w:pPr>
      <w:r>
        <w:rPr>
          <w:rFonts w:ascii="Roboto Serif" w:eastAsia="Roboto Serif" w:hAnsi="Roboto Serif" w:cs="Roboto Serif"/>
          <w:b/>
          <w:lang w:val="en-GB"/>
        </w:rPr>
        <w:lastRenderedPageBreak/>
        <w:t>Abstract</w:t>
      </w:r>
    </w:p>
    <w:p w14:paraId="637BEFF3" w14:textId="77777777" w:rsidR="00E94D77" w:rsidRDefault="00430C4D">
      <w:pPr>
        <w:tabs>
          <w:tab w:val="center" w:pos="1647"/>
        </w:tabs>
        <w:spacing w:after="240" w:line="480" w:lineRule="auto"/>
        <w:jc w:val="both"/>
        <w:rPr>
          <w:rFonts w:ascii="Roboto Serif ExtraLight" w:eastAsia="Roboto Serif ExtraLight" w:hAnsi="Roboto Serif ExtraLight" w:cs="Roboto Serif ExtraLight"/>
          <w:lang w:val="en-GB"/>
        </w:rPr>
      </w:pPr>
      <w:r>
        <w:rPr>
          <w:rFonts w:ascii="Roboto Serif Light" w:eastAsia="Roboto Serif Light" w:hAnsi="Roboto Serif Light" w:cs="Roboto Serif Light"/>
          <w:lang w:val="en-GB"/>
        </w:rPr>
        <w:t xml:space="preserve">Soil biodiversity is fundamental to ecosystem functioning but remains underrepresented in conservation policies and large-scale monitoring. Here, we present RMQS-Biodiversity, a nationwide soil biodiversity survey integrated into the French Soil Quality Monitoring Network (RMQS), and illustrate its potential for soil ecology research. In this pioneer study, we examine three major ecological aspects: (i) how systematic grid-based sampling captures micro-food web patterns using nematode communities, (ii) the spatial turnover of detritivore communities (Collembola, Isopoda, Diplopoda) in response to environmental and geographic gradients, and (iii) the influence of macroecological drivers on predator (Carabidae) morphological traits. Across 69 sites, we identified a few widespread species coexisting with numerous rare taxa, underscoring the value of large-scale surveys for detecting cryptic biodiversity. Nematode indicators revealed high variability in food web structure across land uses, with increased facultative phytophagous nematodes in forests. Isopods and diplopods were strongly structured by dispersal constraints, while springtails exhibited weaker environmental responses, likely due to their higher dispersal capacity. Additionally, sexual size dimorphism in Carabidae varied by habitat, with female-biased dimorphism in closed habitats but no dimorphism in open environments, highlighting habitat stability’s role in shaping morphological traits. This study demonstrates the value of multi-taxon, multi-trophic biodiversity assessments in long-term soil monitoring. RMQS-Biodiversity provides a robust framework for soil biodiversity monitoring and conservation, refining bioindicators of soil </w:t>
      </w:r>
      <w:del w:id="4" w:author=" " w:date="2025-09-10T10:07:00Z">
        <w:r>
          <w:rPr>
            <w:rFonts w:ascii="Roboto Serif Light" w:eastAsia="Roboto Serif Light" w:hAnsi="Roboto Serif Light" w:cs="Roboto Serif Light"/>
            <w:lang w:val="en-GB"/>
          </w:rPr>
          <w:delText xml:space="preserve">health </w:delText>
        </w:r>
      </w:del>
      <w:ins w:id="5" w:author=" " w:date="2025-09-10T10:07:00Z">
        <w:r>
          <w:rPr>
            <w:rFonts w:ascii="Roboto Serif Light" w:eastAsia="Roboto Serif Light" w:hAnsi="Roboto Serif Light" w:cs="Roboto Serif Light"/>
            <w:lang w:val="en-GB"/>
          </w:rPr>
          <w:t xml:space="preserve">quality </w:t>
        </w:r>
      </w:ins>
      <w:r>
        <w:rPr>
          <w:rFonts w:ascii="Roboto Serif Light" w:eastAsia="Roboto Serif Light" w:hAnsi="Roboto Serif Light" w:cs="Roboto Serif Light"/>
          <w:lang w:val="en-GB"/>
        </w:rPr>
        <w:t xml:space="preserve">and informing policies such as the EU Soil </w:t>
      </w:r>
      <w:del w:id="6" w:author=" " w:date="2025-09-10T10:07:00Z">
        <w:r>
          <w:rPr>
            <w:rFonts w:ascii="Roboto Serif Light" w:eastAsia="Roboto Serif Light" w:hAnsi="Roboto Serif Light" w:cs="Roboto Serif Light"/>
            <w:lang w:val="en-GB"/>
          </w:rPr>
          <w:delText xml:space="preserve">Health </w:delText>
        </w:r>
      </w:del>
      <w:ins w:id="7" w:author=" " w:date="2025-09-10T10:07:00Z">
        <w:r>
          <w:rPr>
            <w:rFonts w:ascii="Roboto Serif Light" w:eastAsia="Roboto Serif Light" w:hAnsi="Roboto Serif Light" w:cs="Roboto Serif Light"/>
            <w:lang w:val="en-GB"/>
          </w:rPr>
          <w:t>Monitoring L</w:t>
        </w:r>
      </w:ins>
      <w:ins w:id="8" w:author=" " w:date="2025-09-10T10:08:00Z">
        <w:r>
          <w:rPr>
            <w:rFonts w:ascii="Roboto Serif Light" w:eastAsia="Roboto Serif Light" w:hAnsi="Roboto Serif Light" w:cs="Roboto Serif Light"/>
            <w:lang w:val="en-GB"/>
          </w:rPr>
          <w:t>aw</w:t>
        </w:r>
      </w:ins>
      <w:del w:id="9" w:author=" " w:date="2025-09-10T10:08:00Z">
        <w:r>
          <w:rPr>
            <w:rFonts w:ascii="Roboto Serif Light" w:eastAsia="Roboto Serif Light" w:hAnsi="Roboto Serif Light" w:cs="Roboto Serif Light"/>
            <w:lang w:val="en-GB"/>
          </w:rPr>
          <w:delText>Directive</w:delText>
        </w:r>
      </w:del>
      <w:r>
        <w:rPr>
          <w:rFonts w:ascii="Roboto Serif Light" w:eastAsia="Roboto Serif Light" w:hAnsi="Roboto Serif Light" w:cs="Roboto Serif Light"/>
          <w:lang w:val="en-GB"/>
        </w:rPr>
        <w:t>.</w:t>
      </w:r>
    </w:p>
    <w:p w14:paraId="24B1213C" w14:textId="77777777" w:rsidR="00E94D77" w:rsidRDefault="00E94D77">
      <w:pPr>
        <w:tabs>
          <w:tab w:val="center" w:pos="1647"/>
        </w:tabs>
        <w:spacing w:after="192" w:line="480" w:lineRule="auto"/>
        <w:ind w:left="10"/>
        <w:jc w:val="both"/>
        <w:rPr>
          <w:rFonts w:ascii="Roboto Serif ExtraLight" w:eastAsia="Roboto Serif ExtraLight" w:hAnsi="Roboto Serif ExtraLight" w:cs="Roboto Serif ExtraLight"/>
          <w:lang w:val="en-GB"/>
        </w:rPr>
      </w:pPr>
    </w:p>
    <w:p w14:paraId="3A54BA1D" w14:textId="77777777" w:rsidR="00E94D77" w:rsidRDefault="00430C4D">
      <w:pPr>
        <w:tabs>
          <w:tab w:val="center" w:pos="1647"/>
        </w:tabs>
        <w:spacing w:after="192" w:line="480" w:lineRule="auto"/>
        <w:ind w:left="10"/>
        <w:jc w:val="both"/>
        <w:rPr>
          <w:rFonts w:ascii="Roboto Serif" w:eastAsia="Roboto Serif" w:hAnsi="Roboto Serif" w:cs="Roboto Serif"/>
          <w:b/>
          <w:lang w:val="en-GB"/>
        </w:rPr>
      </w:pPr>
      <w:r>
        <w:rPr>
          <w:rFonts w:ascii="Roboto Serif" w:eastAsia="Roboto Serif" w:hAnsi="Roboto Serif" w:cs="Roboto Serif"/>
          <w:b/>
          <w:lang w:val="en-GB"/>
        </w:rPr>
        <w:t>Keywords</w:t>
      </w:r>
    </w:p>
    <w:p w14:paraId="5F74B0AB" w14:textId="77777777" w:rsidR="00E94D77" w:rsidRDefault="00430C4D">
      <w:pPr>
        <w:tabs>
          <w:tab w:val="center" w:pos="1647"/>
        </w:tabs>
        <w:spacing w:after="192" w:line="480" w:lineRule="auto"/>
        <w:ind w:left="10"/>
        <w:jc w:val="both"/>
        <w:rPr>
          <w:rFonts w:ascii="Roboto Serif ExtraLight" w:eastAsia="Roboto Serif ExtraLight" w:hAnsi="Roboto Serif ExtraLight" w:cs="Roboto Serif ExtraLight"/>
          <w:lang w:val="en-GB"/>
        </w:rPr>
      </w:pPr>
      <w:r>
        <w:rPr>
          <w:rFonts w:ascii="Roboto Serif ExtraLight" w:eastAsia="Roboto Serif ExtraLight" w:hAnsi="Roboto Serif ExtraLight" w:cs="Roboto Serif ExtraLight"/>
          <w:lang w:val="en-GB"/>
        </w:rPr>
        <w:t xml:space="preserve">Soil biodiversity monitoring – Macroecology – Soil invertebrates – Bioindicators – RMQS </w:t>
      </w:r>
    </w:p>
    <w:p w14:paraId="1AAA6A90" w14:textId="77777777" w:rsidR="00E94D77" w:rsidRDefault="00E94D77">
      <w:pPr>
        <w:tabs>
          <w:tab w:val="center" w:pos="1647"/>
        </w:tabs>
        <w:spacing w:after="192" w:line="480" w:lineRule="auto"/>
        <w:ind w:left="10"/>
        <w:jc w:val="both"/>
        <w:rPr>
          <w:rFonts w:ascii="Roboto Serif ExtraLight" w:eastAsia="Roboto Serif ExtraLight" w:hAnsi="Roboto Serif ExtraLight" w:cs="Roboto Serif ExtraLight"/>
          <w:lang w:val="en-GB"/>
        </w:rPr>
      </w:pPr>
    </w:p>
    <w:p w14:paraId="16C6D302" w14:textId="77777777" w:rsidR="00E94D77" w:rsidRDefault="00430C4D">
      <w:pPr>
        <w:tabs>
          <w:tab w:val="center" w:pos="1647"/>
        </w:tabs>
        <w:spacing w:after="192" w:line="480" w:lineRule="auto"/>
        <w:ind w:left="10"/>
        <w:jc w:val="both"/>
        <w:rPr>
          <w:rFonts w:ascii="Roboto Serif" w:eastAsia="Roboto Serif" w:hAnsi="Roboto Serif" w:cs="Roboto Serif"/>
          <w:b/>
          <w:lang w:val="en-GB"/>
        </w:rPr>
      </w:pPr>
      <w:r>
        <w:rPr>
          <w:rFonts w:ascii="Roboto Serif" w:eastAsia="Roboto Serif" w:hAnsi="Roboto Serif" w:cs="Roboto Serif"/>
          <w:b/>
          <w:lang w:val="en-GB"/>
        </w:rPr>
        <w:t>Highlights</w:t>
      </w:r>
    </w:p>
    <w:p w14:paraId="6499AC25" w14:textId="77777777" w:rsidR="00E94D77" w:rsidRDefault="00430C4D">
      <w:pPr>
        <w:tabs>
          <w:tab w:val="center" w:pos="1647"/>
        </w:tabs>
        <w:spacing w:after="192" w:line="480" w:lineRule="auto"/>
        <w:ind w:left="10"/>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RMQS-Biodiversity is a nationwide soil biodiversity monitoring framework.</w:t>
      </w:r>
    </w:p>
    <w:p w14:paraId="766DFF06" w14:textId="77777777" w:rsidR="00E94D77" w:rsidRDefault="00430C4D">
      <w:pPr>
        <w:tabs>
          <w:tab w:val="center" w:pos="1647"/>
        </w:tabs>
        <w:spacing w:after="192" w:line="480" w:lineRule="auto"/>
        <w:ind w:left="10"/>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lastRenderedPageBreak/>
        <w:t>A standardized multi-taxon approach enables large-scale soil biodiversity survey.</w:t>
      </w:r>
    </w:p>
    <w:p w14:paraId="74DD857C" w14:textId="77777777" w:rsidR="00E94D77" w:rsidRDefault="00430C4D">
      <w:pPr>
        <w:tabs>
          <w:tab w:val="center" w:pos="1647"/>
        </w:tabs>
        <w:spacing w:after="192" w:line="480" w:lineRule="auto"/>
        <w:ind w:left="10"/>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This national dataset will establish a baseline for long-term biodiversity monitoring.</w:t>
      </w:r>
    </w:p>
    <w:p w14:paraId="7156CD12" w14:textId="77777777" w:rsidR="00E94D77" w:rsidRDefault="00430C4D">
      <w:pPr>
        <w:tabs>
          <w:tab w:val="center" w:pos="1647"/>
        </w:tabs>
        <w:spacing w:after="192" w:line="480" w:lineRule="auto"/>
        <w:ind w:left="10"/>
        <w:jc w:val="both"/>
        <w:rPr>
          <w:rFonts w:ascii="Roboto Serif ExtraLight" w:eastAsia="Roboto Serif ExtraLight" w:hAnsi="Roboto Serif ExtraLight" w:cs="Roboto Serif ExtraLight"/>
          <w:lang w:val="en-GB"/>
        </w:rPr>
      </w:pPr>
      <w:r>
        <w:rPr>
          <w:rFonts w:ascii="Roboto Serif Light" w:eastAsia="Roboto Serif Light" w:hAnsi="Roboto Serif Light" w:cs="Roboto Serif Light"/>
          <w:lang w:val="en-GB"/>
        </w:rPr>
        <w:t>RMQS-Biodiversity will support bioindication and policy-relevant biodiversity assessments.</w:t>
      </w:r>
      <w:r>
        <w:rPr>
          <w:lang w:val="en-GB"/>
        </w:rPr>
        <w:br w:type="page" w:clear="all"/>
      </w:r>
    </w:p>
    <w:p w14:paraId="2A062274" w14:textId="77777777" w:rsidR="00E94D77" w:rsidRDefault="00430C4D">
      <w:pPr>
        <w:keepNext/>
        <w:keepLines/>
        <w:tabs>
          <w:tab w:val="center" w:pos="1647"/>
        </w:tabs>
        <w:spacing w:after="132" w:line="480" w:lineRule="auto"/>
        <w:ind w:left="-15"/>
        <w:jc w:val="both"/>
        <w:rPr>
          <w:rFonts w:ascii="Roboto Serif Light" w:eastAsia="Roboto Serif Light" w:hAnsi="Roboto Serif Light" w:cs="Roboto Serif Light"/>
          <w:sz w:val="28"/>
          <w:szCs w:val="28"/>
          <w:lang w:val="en-GB"/>
        </w:rPr>
      </w:pPr>
      <w:r>
        <w:rPr>
          <w:rFonts w:ascii="Roboto Serif ExtraLight" w:eastAsia="Roboto Serif ExtraLight" w:hAnsi="Roboto Serif ExtraLight" w:cs="Roboto Serif ExtraLight"/>
          <w:sz w:val="28"/>
          <w:szCs w:val="28"/>
          <w:lang w:val="en-GB"/>
        </w:rPr>
        <w:lastRenderedPageBreak/>
        <w:t>1</w:t>
      </w:r>
      <w:r>
        <w:rPr>
          <w:rFonts w:ascii="Roboto Serif ExtraLight" w:eastAsia="Roboto Serif ExtraLight" w:hAnsi="Roboto Serif ExtraLight" w:cs="Roboto Serif ExtraLight"/>
          <w:sz w:val="28"/>
          <w:szCs w:val="28"/>
          <w:lang w:val="en-GB"/>
        </w:rPr>
        <w:tab/>
        <w:t>Introduction</w:t>
      </w:r>
    </w:p>
    <w:p w14:paraId="486479CE"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Soil fauna plays a fundamental role in maintaining </w:t>
      </w:r>
      <w:del w:id="10" w:author=" " w:date="2025-09-10T10:08:00Z">
        <w:r>
          <w:rPr>
            <w:rFonts w:ascii="Roboto Serif Light" w:eastAsia="Roboto Serif Light" w:hAnsi="Roboto Serif Light" w:cs="Roboto Serif Light"/>
            <w:lang w:val="en-GB"/>
          </w:rPr>
          <w:delText xml:space="preserve">soil health and </w:delText>
        </w:r>
      </w:del>
      <w:r>
        <w:rPr>
          <w:rFonts w:ascii="Roboto Serif Light" w:eastAsia="Roboto Serif Light" w:hAnsi="Roboto Serif Light" w:cs="Roboto Serif Light"/>
          <w:lang w:val="en-GB"/>
        </w:rPr>
        <w:t>ecosystem functioning, yet it remains a le</w:t>
      </w:r>
      <w:ins w:id="11" w:author=" " w:date="2025-09-09T11:03:00Z">
        <w:r>
          <w:rPr>
            <w:rFonts w:ascii="Roboto Serif Light" w:eastAsia="Roboto Serif Light" w:hAnsi="Roboto Serif Light" w:cs="Roboto Serif Light"/>
            <w:lang w:val="en-GB"/>
          </w:rPr>
          <w:t>ss</w:t>
        </w:r>
      </w:ins>
      <w:del w:id="12" w:author=" " w:date="2025-09-09T11:03:00Z">
        <w:r>
          <w:rPr>
            <w:rFonts w:ascii="Roboto Serif Light" w:eastAsia="Roboto Serif Light" w:hAnsi="Roboto Serif Light" w:cs="Roboto Serif Light"/>
            <w:lang w:val="en-GB"/>
          </w:rPr>
          <w:delText>ast</w:delText>
        </w:r>
      </w:del>
      <w:r>
        <w:rPr>
          <w:rFonts w:ascii="Roboto Serif Light" w:eastAsia="Roboto Serif Light" w:hAnsi="Roboto Serif Light" w:cs="Roboto Serif Light"/>
          <w:lang w:val="en-GB"/>
        </w:rPr>
        <w:t xml:space="preserve"> explored component of biodiversity </w:t>
      </w:r>
      <w:r>
        <w:fldChar w:fldCharType="begin"/>
      </w:r>
      <w:r>
        <w:rPr>
          <w:lang w:val="en-GB"/>
          <w:rPrChange w:id="13" w:author=" " w:date="2025-09-10T08:50:00Z">
            <w:rPr/>
          </w:rPrChange>
        </w:rPr>
        <w:instrText xml:space="preserve"> HYPERLINK "https://www.zotero.org/google-docs/?gW3dwk" \h </w:instrText>
      </w:r>
      <w:r>
        <w:fldChar w:fldCharType="separate"/>
      </w:r>
      <w:r>
        <w:rPr>
          <w:rFonts w:ascii="Roboto Serif Light" w:eastAsia="Roboto Serif Light" w:hAnsi="Roboto Serif Light" w:cs="Roboto Serif Light"/>
          <w:lang w:val="en-GB"/>
        </w:rPr>
        <w:t>(FAO et al., 2020)</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Comprising a vast array of organisms—from microscopic nematodes to larger invertebrates such as springtails, macro-arthropods and earthworms—soil fauna contributes to key ecological processes</w:t>
      </w:r>
      <w:ins w:id="14" w:author=" " w:date="2025-09-10T10:05:00Z">
        <w:r>
          <w:rPr>
            <w:rFonts w:ascii="Roboto Serif Light" w:eastAsia="Roboto Serif Light" w:hAnsi="Roboto Serif Light" w:cs="Roboto Serif Light"/>
            <w:lang w:val="en-GB"/>
          </w:rPr>
          <w:t>. This</w:t>
        </w:r>
      </w:ins>
      <w:del w:id="15" w:author=" " w:date="2025-09-10T10:05:00Z">
        <w:r>
          <w:rPr>
            <w:rFonts w:ascii="Roboto Serif Light" w:eastAsia="Roboto Serif Light" w:hAnsi="Roboto Serif Light" w:cs="Roboto Serif Light"/>
            <w:lang w:val="en-GB"/>
          </w:rPr>
          <w:delText>,</w:delText>
        </w:r>
      </w:del>
      <w:r>
        <w:rPr>
          <w:rFonts w:ascii="Roboto Serif Light" w:eastAsia="Roboto Serif Light" w:hAnsi="Roboto Serif Light" w:cs="Roboto Serif Light"/>
          <w:lang w:val="en-GB"/>
        </w:rPr>
        <w:t xml:space="preserve"> includ</w:t>
      </w:r>
      <w:ins w:id="16" w:author=" " w:date="2025-09-10T10:05:00Z">
        <w:r>
          <w:rPr>
            <w:rFonts w:ascii="Roboto Serif Light" w:eastAsia="Roboto Serif Light" w:hAnsi="Roboto Serif Light" w:cs="Roboto Serif Light"/>
            <w:lang w:val="en-GB"/>
          </w:rPr>
          <w:t>es</w:t>
        </w:r>
      </w:ins>
      <w:del w:id="17" w:author=" " w:date="2025-09-10T10:05:00Z">
        <w:r>
          <w:rPr>
            <w:rFonts w:ascii="Roboto Serif Light" w:eastAsia="Roboto Serif Light" w:hAnsi="Roboto Serif Light" w:cs="Roboto Serif Light"/>
            <w:lang w:val="en-GB"/>
          </w:rPr>
          <w:delText>ing</w:delText>
        </w:r>
      </w:del>
      <w:r>
        <w:rPr>
          <w:rFonts w:ascii="Roboto Serif Light" w:eastAsia="Roboto Serif Light" w:hAnsi="Roboto Serif Light" w:cs="Roboto Serif Light"/>
          <w:lang w:val="en-GB"/>
        </w:rPr>
        <w:t xml:space="preserve"> organic matter decomposition, nutrient cycling, soil structure formation, and plant growth promotion </w:t>
      </w:r>
      <w:r>
        <w:fldChar w:fldCharType="begin"/>
      </w:r>
      <w:r>
        <w:rPr>
          <w:lang w:val="en-GB"/>
          <w:rPrChange w:id="18" w:author=" " w:date="2025-09-10T08:50:00Z">
            <w:rPr/>
          </w:rPrChange>
        </w:rPr>
        <w:instrText xml:space="preserve"> HYPERLINK "https://www.zotero.org/google-docs/?oWfZHE" \h </w:instrText>
      </w:r>
      <w:r>
        <w:fldChar w:fldCharType="separate"/>
      </w:r>
      <w:r>
        <w:rPr>
          <w:rFonts w:ascii="Roboto Serif Light" w:eastAsia="Roboto Serif Light" w:hAnsi="Roboto Serif Light" w:cs="Roboto Serif Light"/>
          <w:lang w:val="en-GB"/>
        </w:rPr>
        <w:t>(Angst et al., 2024; Bonfanti et al., 2025; Briones, 2014)</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w:t>
      </w:r>
    </w:p>
    <w:p w14:paraId="51A1C07B"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Despite its critical role in ecosystem functioning, </w:t>
      </w:r>
      <w:del w:id="19" w:author=" " w:date="2025-09-10T13:33:00Z">
        <w:r>
          <w:rPr>
            <w:rFonts w:ascii="Roboto Serif Light" w:eastAsia="Roboto Serif Light" w:hAnsi="Roboto Serif Light" w:cs="Roboto Serif Light"/>
            <w:lang w:val="en-GB"/>
          </w:rPr>
          <w:delText>soil biodiversity</w:delText>
        </w:r>
      </w:del>
      <w:ins w:id="20" w:author=" " w:date="2025-09-10T13:30:00Z">
        <w:r>
          <w:rPr>
            <w:rFonts w:ascii="Roboto Serif Light" w:eastAsia="Roboto Serif Light" w:hAnsi="Roboto Serif Light" w:cs="Roboto Serif Light"/>
            <w:lang w:val="en-GB"/>
          </w:rPr>
          <w:t xml:space="preserve">soil fauna </w:t>
        </w:r>
      </w:ins>
      <w:del w:id="21" w:author=" " w:date="2025-09-10T13:30:00Z">
        <w:r>
          <w:rPr>
            <w:rFonts w:ascii="Roboto Serif Light" w:eastAsia="Roboto Serif Light" w:hAnsi="Roboto Serif Light" w:cs="Roboto Serif Light"/>
            <w:lang w:val="en-GB"/>
          </w:rPr>
          <w:delText xml:space="preserve"> </w:delText>
        </w:r>
      </w:del>
      <w:r>
        <w:rPr>
          <w:rFonts w:ascii="Roboto Serif Light" w:eastAsia="Roboto Serif Light" w:hAnsi="Roboto Serif Light" w:cs="Roboto Serif Light"/>
          <w:lang w:val="en-GB"/>
        </w:rPr>
        <w:t xml:space="preserve">remains relatively poorly understood, particularly in terms of its spatial and temporal dynamics </w:t>
      </w:r>
      <w:r>
        <w:fldChar w:fldCharType="begin"/>
      </w:r>
      <w:r>
        <w:rPr>
          <w:lang w:val="en-GB"/>
          <w:rPrChange w:id="22" w:author=" " w:date="2025-09-10T08:50:00Z">
            <w:rPr/>
          </w:rPrChange>
        </w:rPr>
        <w:instrText xml:space="preserve"> HYPERLINK "https://www.zotero.org/google-docs/?uWqfM6" \h </w:instrText>
      </w:r>
      <w:r>
        <w:fldChar w:fldCharType="separate"/>
      </w:r>
      <w:r>
        <w:rPr>
          <w:rFonts w:ascii="Roboto Serif Light" w:eastAsia="Roboto Serif Light" w:hAnsi="Roboto Serif Light" w:cs="Roboto Serif Light"/>
          <w:lang w:val="en-GB"/>
        </w:rPr>
        <w:t>(Gérard et al., 2025; Köninger et al., 2022; Zeiss et al., 2022)</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Both alpha diversity (local species richness) and beta diversity (community turnover across space and time) are influenced by a complex interplay of environmental, climatic, and anthropogenic factors </w:t>
      </w:r>
      <w:r>
        <w:fldChar w:fldCharType="begin"/>
      </w:r>
      <w:r>
        <w:rPr>
          <w:lang w:val="en-GB"/>
          <w:rPrChange w:id="23" w:author=" " w:date="2025-09-10T08:50:00Z">
            <w:rPr/>
          </w:rPrChange>
        </w:rPr>
        <w:instrText xml:space="preserve"> HYPERLINK "https://www.zotero.org/google-docs/?u2hLgG" \h </w:instrText>
      </w:r>
      <w:r>
        <w:fldChar w:fldCharType="separate"/>
      </w:r>
      <w:r>
        <w:rPr>
          <w:rFonts w:ascii="Roboto Serif Light" w:eastAsia="Roboto Serif Light" w:hAnsi="Roboto Serif Light" w:cs="Roboto Serif Light"/>
          <w:lang w:val="en-GB"/>
        </w:rPr>
        <w:t>(Calderón-Sanou et al., 2024; Thuiller et al., 2024)</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yet large-scale patterns and their underlying drivers remain largely unresolved </w:t>
      </w:r>
      <w:r>
        <w:fldChar w:fldCharType="begin"/>
      </w:r>
      <w:r>
        <w:rPr>
          <w:lang w:val="en-GB"/>
          <w:rPrChange w:id="24" w:author=" " w:date="2025-09-10T08:50:00Z">
            <w:rPr/>
          </w:rPrChange>
        </w:rPr>
        <w:instrText xml:space="preserve"> HYPERLINK "https://www.zotero.org/google-docs/?dwSbhY" \h </w:instrText>
      </w:r>
      <w:r>
        <w:fldChar w:fldCharType="separate"/>
      </w:r>
      <w:r>
        <w:rPr>
          <w:rFonts w:ascii="Roboto Serif Light" w:eastAsia="Roboto Serif Light" w:hAnsi="Roboto Serif Light" w:cs="Roboto Serif Light"/>
          <w:lang w:val="en-GB"/>
        </w:rPr>
        <w:t>(Anthony et al., 2023)</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w:t>
      </w:r>
      <w:del w:id="25" w:author=" " w:date="2025-09-09T11:06:00Z">
        <w:r>
          <w:rPr>
            <w:rFonts w:ascii="Roboto Serif Light" w:eastAsia="Roboto Serif Light" w:hAnsi="Roboto Serif Light" w:cs="Roboto Serif Light"/>
            <w:lang w:val="en-GB"/>
          </w:rPr>
          <w:delText>Many species have restricted ranges in France, particularly diplopods and isopods</w:delText>
        </w:r>
        <w:r>
          <w:rPr>
            <w:rFonts w:ascii="Roboto Serif Light" w:eastAsia="Roboto Serif Light" w:hAnsi="Roboto Serif Light" w:cs="Roboto Serif Light"/>
            <w:lang w:val="en-GB"/>
            <w:rPrChange w:id="26" w:author=" " w:date="2025-09-10T13:32:00Z">
              <w:rPr>
                <w:rFonts w:ascii="Roboto Serif Light" w:eastAsia="Roboto Serif Light" w:hAnsi="Roboto Serif Light" w:cs="Roboto Serif Light"/>
                <w:color w:val="FF9900"/>
                <w:lang w:val="en-GB"/>
              </w:rPr>
            </w:rPrChange>
          </w:rPr>
          <w:delText xml:space="preserve"> </w:delText>
        </w:r>
      </w:del>
      <w:ins w:id="27" w:author=" " w:date="2025-09-09T11:06:00Z">
        <w:r>
          <w:rPr>
            <w:rFonts w:ascii="Roboto Serif Light" w:eastAsia="Roboto Serif Light" w:hAnsi="Roboto Serif Light" w:cs="Roboto Serif Light"/>
            <w:lang w:val="en-GB"/>
            <w:rPrChange w:id="28" w:author=" " w:date="2025-09-10T13:32:00Z">
              <w:rPr>
                <w:rFonts w:ascii="Roboto Serif Light" w:eastAsia="Roboto Serif Light" w:hAnsi="Roboto Serif Light" w:cs="Roboto Serif Light"/>
                <w:color w:val="FF9900"/>
                <w:lang w:val="en-GB"/>
              </w:rPr>
            </w:rPrChange>
          </w:rPr>
          <w:t>Many soil invertebrate species in France, particularly diplopods and isopods, show restricted geographic ranges, likely due to their low dispersal ability, strong dependence on specific habitat conditions, and historical biogeographic constraints</w:t>
        </w:r>
      </w:ins>
      <w:ins w:id="29" w:author=" " w:date="2025-09-09T11:07:00Z">
        <w:r>
          <w:rPr>
            <w:rFonts w:ascii="Roboto Serif Light" w:eastAsia="Roboto Serif Light" w:hAnsi="Roboto Serif Light" w:cs="Roboto Serif Light"/>
            <w:lang w:val="en-GB"/>
            <w:rPrChange w:id="30" w:author=" " w:date="2025-09-10T13:32:00Z">
              <w:rPr>
                <w:rFonts w:ascii="Roboto Serif Light" w:eastAsia="Roboto Serif Light" w:hAnsi="Roboto Serif Light" w:cs="Roboto Serif Light"/>
                <w:color w:val="FF9900"/>
                <w:lang w:val="en-GB"/>
              </w:rPr>
            </w:rPrChange>
          </w:rPr>
          <w:t xml:space="preserve"> </w:t>
        </w:r>
      </w:ins>
      <w:r>
        <w:fldChar w:fldCharType="begin"/>
      </w:r>
      <w:r>
        <w:rPr>
          <w:lang w:val="en-GB"/>
          <w:rPrChange w:id="31" w:author=" " w:date="2025-09-10T08:50:00Z">
            <w:rPr/>
          </w:rPrChange>
        </w:rPr>
        <w:instrText xml:space="preserve"> HYPERLINK "https://www.zotero.org/google-docs/?7tD5ZH" \h </w:instrText>
      </w:r>
      <w:r>
        <w:fldChar w:fldCharType="separate"/>
      </w:r>
      <w:r>
        <w:rPr>
          <w:rFonts w:ascii="Roboto Serif Light" w:eastAsia="Roboto Serif Light" w:hAnsi="Roboto Serif Light" w:cs="Roboto Serif Light"/>
          <w:lang w:val="en-GB"/>
        </w:rPr>
        <w:t>(Kime and Enghoff, 2021, 2017, 2011; Séchet and Noël, 2015)</w:t>
      </w:r>
      <w:r>
        <w:rPr>
          <w:rFonts w:ascii="Roboto Serif Light" w:eastAsia="Roboto Serif Light" w:hAnsi="Roboto Serif Light" w:cs="Roboto Serif Light"/>
          <w:lang w:val="en-GB"/>
        </w:rPr>
        <w:fldChar w:fldCharType="end"/>
      </w:r>
      <w:ins w:id="32" w:author=" " w:date="2025-09-09T11:07:00Z">
        <w:r>
          <w:rPr>
            <w:rFonts w:ascii="Roboto Serif Light" w:eastAsia="Roboto Serif Light" w:hAnsi="Roboto Serif Light" w:cs="Roboto Serif Light"/>
            <w:lang w:val="en-GB"/>
            <w:rPrChange w:id="33" w:author=" " w:date="2025-09-09T11:07:00Z">
              <w:rPr>
                <w:rFonts w:ascii="Roboto Serif Light" w:eastAsia="Roboto Serif Light" w:hAnsi="Roboto Serif Light" w:cs="Roboto Serif Light"/>
              </w:rPr>
            </w:rPrChange>
          </w:rPr>
          <w:t>.</w:t>
        </w:r>
      </w:ins>
      <w:del w:id="34" w:author=" " w:date="2025-09-09T11:07:00Z">
        <w:r>
          <w:rPr>
            <w:rFonts w:ascii="Roboto Serif Light" w:eastAsia="Roboto Serif Light" w:hAnsi="Roboto Serif Light" w:cs="Roboto Serif Light"/>
            <w:lang w:val="en-GB"/>
          </w:rPr>
          <w:delText>, which tend to increase beta diversity between sites of different regions, but the relative importance of environmental dissimilarity and geographical distance as drivers of beta diversity between communities remains to be assessed</w:delText>
        </w:r>
      </w:del>
      <w:ins w:id="35" w:author=" " w:date="2025-09-09T11:07:00Z">
        <w:r>
          <w:rPr>
            <w:rFonts w:ascii="Roboto Serif Light" w:eastAsia="Roboto Serif Light" w:hAnsi="Roboto Serif Light" w:cs="Roboto Serif Light"/>
            <w:lang w:val="en-GB"/>
          </w:rPr>
          <w:t xml:space="preserve"> Such restricted ranges contribute to increased </w:t>
        </w:r>
        <w:r>
          <w:rPr>
            <w:rFonts w:ascii="Cambria" w:eastAsia="Roboto Serif Light" w:hAnsi="Cambria" w:cs="Cambria"/>
            <w:lang w:val="en-GB"/>
          </w:rPr>
          <w:t>β</w:t>
        </w:r>
        <w:r>
          <w:rPr>
            <w:rFonts w:ascii="Roboto Serif Light" w:eastAsia="Roboto Serif Light" w:hAnsi="Roboto Serif Light" w:cs="Roboto Serif Light"/>
            <w:lang w:val="en-GB"/>
          </w:rPr>
          <w:t>-diversity between regions, because communities differ strongly when locally endemic or specialized species are present. However, the relative contribution of environmental dissimilarity versus geographical distance in shaping this spatial turnover of communities remains poorly understood</w:t>
        </w:r>
      </w:ins>
      <w:r>
        <w:rPr>
          <w:rFonts w:ascii="Roboto Serif Light" w:eastAsia="Roboto Serif Light" w:hAnsi="Roboto Serif Light" w:cs="Roboto Serif Light"/>
          <w:lang w:val="en-GB"/>
        </w:rPr>
        <w:t>.</w:t>
      </w:r>
    </w:p>
    <w:p w14:paraId="4562170F" w14:textId="77777777" w:rsidR="00E94D77" w:rsidRDefault="00430C4D">
      <w:pPr>
        <w:spacing w:after="240" w:line="480" w:lineRule="auto"/>
        <w:jc w:val="both"/>
        <w:rPr>
          <w:moveTo w:id="36" w:author=" " w:date="2025-09-09T11:51:00Z"/>
          <w:rFonts w:ascii="Roboto Serif Light" w:eastAsia="Roboto Serif Light" w:hAnsi="Roboto Serif Light" w:cs="Roboto Serif Light"/>
          <w:lang w:val="en-GB"/>
        </w:rPr>
      </w:pPr>
      <w:del w:id="37" w:author=" " w:date="2025-09-09T11:09:00Z">
        <w:r>
          <w:rPr>
            <w:rFonts w:ascii="Roboto Serif Light" w:eastAsia="Roboto Serif Light" w:hAnsi="Roboto Serif Light" w:cs="Roboto Serif Light"/>
            <w:lang w:val="en-GB"/>
          </w:rPr>
          <w:delText xml:space="preserve">These knowledge gaps limit our ability to predict biodiversity responses to global change and management, and to design effective conservation strategies </w:delText>
        </w:r>
      </w:del>
      <w:ins w:id="38" w:author=" " w:date="2025-09-09T11:10:00Z">
        <w:r>
          <w:rPr>
            <w:rFonts w:ascii="Roboto Serif Light" w:eastAsia="Roboto Serif Light" w:hAnsi="Roboto Serif Light" w:cs="Roboto Serif Light"/>
            <w:lang w:val="en-GB"/>
          </w:rPr>
          <w:t xml:space="preserve">These restricted ranges and their consequences for </w:t>
        </w:r>
        <w:r>
          <w:rPr>
            <w:rFonts w:ascii="Cambria" w:eastAsia="Roboto Serif Light" w:hAnsi="Cambria" w:cs="Cambria"/>
            <w:lang w:val="en-GB"/>
          </w:rPr>
          <w:t>β</w:t>
        </w:r>
        <w:r>
          <w:rPr>
            <w:rFonts w:ascii="Roboto Serif Light" w:eastAsia="Roboto Serif Light" w:hAnsi="Roboto Serif Light" w:cs="Roboto Serif Light"/>
            <w:lang w:val="en-GB"/>
          </w:rPr>
          <w:t xml:space="preserve">-diversity illustrate the broader knowledge gaps that still limit our ability to predict soil </w:t>
        </w:r>
      </w:ins>
      <w:ins w:id="39" w:author=" " w:date="2025-09-10T13:31:00Z">
        <w:r>
          <w:rPr>
            <w:rFonts w:ascii="Roboto Serif Light" w:eastAsia="Roboto Serif Light" w:hAnsi="Roboto Serif Light" w:cs="Roboto Serif Light"/>
            <w:lang w:val="en-GB"/>
          </w:rPr>
          <w:t xml:space="preserve">fauna </w:t>
        </w:r>
      </w:ins>
      <w:ins w:id="40" w:author=" " w:date="2025-09-09T11:10:00Z">
        <w:r>
          <w:rPr>
            <w:rFonts w:ascii="Roboto Serif Light" w:eastAsia="Roboto Serif Light" w:hAnsi="Roboto Serif Light" w:cs="Roboto Serif Light"/>
            <w:lang w:val="en-GB"/>
          </w:rPr>
          <w:t xml:space="preserve">diversity responses to global change and land management, and to design effective conservation strategies </w:t>
        </w:r>
      </w:ins>
      <w:r>
        <w:fldChar w:fldCharType="begin"/>
      </w:r>
      <w:r>
        <w:rPr>
          <w:lang w:val="en-GB"/>
          <w:rPrChange w:id="41" w:author=" " w:date="2025-09-10T08:45:00Z">
            <w:rPr/>
          </w:rPrChange>
        </w:rPr>
        <w:instrText xml:space="preserve"> HYPERLINK "https://www.zotero.org/google-docs/?ulO7nP" \h </w:instrText>
      </w:r>
      <w:r>
        <w:fldChar w:fldCharType="separate"/>
      </w:r>
      <w:r>
        <w:rPr>
          <w:rFonts w:ascii="Roboto Serif Light" w:eastAsia="Roboto Serif Light" w:hAnsi="Roboto Serif Light" w:cs="Roboto Serif Light"/>
          <w:lang w:val="en-GB"/>
        </w:rPr>
        <w:t>(Gérard et al., 2025; Zeiss et al., 2022)</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w:t>
      </w:r>
      <w:del w:id="42" w:author=" " w:date="2025-09-09T11:10:00Z">
        <w:r>
          <w:rPr>
            <w:rFonts w:ascii="Roboto Serif Light" w:eastAsia="Roboto Serif Light" w:hAnsi="Roboto Serif Light" w:cs="Roboto Serif Light"/>
            <w:lang w:val="en-GB"/>
          </w:rPr>
          <w:delText xml:space="preserve">Addressing this challenge requires a more integrated approach that combines macroecological perspectives with long-term monitoring efforts and conservation-oriented frameworks </w:delText>
        </w:r>
      </w:del>
      <w:ins w:id="43" w:author=" " w:date="2025-09-09T11:10:00Z">
        <w:r>
          <w:rPr>
            <w:rFonts w:ascii="Roboto Serif Light" w:eastAsia="Roboto Serif Light" w:hAnsi="Roboto Serif Light" w:cs="Roboto Serif Light"/>
            <w:lang w:val="en-GB"/>
          </w:rPr>
          <w:t xml:space="preserve">To bridge these gaps, a transition is needed from documenting local or taxon-specific patterns to developing integrated frameworks that combine macroecological perspectives with long-term monitoring and conservation-oriented approaches </w:t>
        </w:r>
      </w:ins>
      <w:r>
        <w:fldChar w:fldCharType="begin"/>
      </w:r>
      <w:r>
        <w:rPr>
          <w:lang w:val="en-GB"/>
          <w:rPrChange w:id="44" w:author=" " w:date="2025-09-10T08:45:00Z">
            <w:rPr/>
          </w:rPrChange>
        </w:rPr>
        <w:instrText xml:space="preserve"> HYPERLINK "https://www.zotero.org/google-docs/?48Xyk8" \h </w:instrText>
      </w:r>
      <w:r>
        <w:fldChar w:fldCharType="separate"/>
      </w:r>
      <w:r>
        <w:rPr>
          <w:rFonts w:ascii="Roboto Serif Light" w:eastAsia="Roboto Serif Light" w:hAnsi="Roboto Serif Light" w:cs="Roboto Serif Light"/>
          <w:lang w:val="en-GB"/>
        </w:rPr>
        <w:t>(Santini et al., 2021)</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Macroecology </w:t>
      </w:r>
      <w:ins w:id="45" w:author=" " w:date="2025-09-09T11:11:00Z">
        <w:r>
          <w:rPr>
            <w:rFonts w:ascii="Roboto Serif Light" w:eastAsia="Roboto Serif Light" w:hAnsi="Roboto Serif Light" w:cs="Roboto Serif Light"/>
            <w:lang w:val="en-GB"/>
          </w:rPr>
          <w:t xml:space="preserve">by </w:t>
        </w:r>
      </w:ins>
      <w:r>
        <w:rPr>
          <w:rFonts w:ascii="Roboto Serif Light" w:eastAsia="Roboto Serif Light" w:hAnsi="Roboto Serif Light" w:cs="Roboto Serif Light"/>
          <w:lang w:val="en-GB"/>
        </w:rPr>
        <w:t>focus</w:t>
      </w:r>
      <w:ins w:id="46" w:author=" " w:date="2025-09-09T11:11:00Z">
        <w:r>
          <w:rPr>
            <w:rFonts w:ascii="Roboto Serif Light" w:eastAsia="Roboto Serif Light" w:hAnsi="Roboto Serif Light" w:cs="Roboto Serif Light"/>
            <w:lang w:val="en-GB"/>
          </w:rPr>
          <w:t>ing</w:t>
        </w:r>
      </w:ins>
      <w:del w:id="47" w:author=" " w:date="2025-09-09T11:11:00Z">
        <w:r>
          <w:rPr>
            <w:rFonts w:ascii="Roboto Serif Light" w:eastAsia="Roboto Serif Light" w:hAnsi="Roboto Serif Light" w:cs="Roboto Serif Light"/>
            <w:lang w:val="en-GB"/>
          </w:rPr>
          <w:delText>es</w:delText>
        </w:r>
      </w:del>
      <w:r>
        <w:rPr>
          <w:rFonts w:ascii="Roboto Serif Light" w:eastAsia="Roboto Serif Light" w:hAnsi="Roboto Serif Light" w:cs="Roboto Serif Light"/>
          <w:lang w:val="en-GB"/>
        </w:rPr>
        <w:t xml:space="preserve"> on </w:t>
      </w:r>
      <w:del w:id="48" w:author=" " w:date="2025-09-09T11:11:00Z">
        <w:r>
          <w:rPr>
            <w:rFonts w:ascii="Roboto Serif Light" w:eastAsia="Roboto Serif Light" w:hAnsi="Roboto Serif Light" w:cs="Roboto Serif Light"/>
            <w:lang w:val="en-GB"/>
          </w:rPr>
          <w:delText xml:space="preserve">understanding </w:delText>
        </w:r>
      </w:del>
      <w:r>
        <w:rPr>
          <w:rFonts w:ascii="Roboto Serif Light" w:eastAsia="Roboto Serif Light" w:hAnsi="Roboto Serif Light" w:cs="Roboto Serif Light"/>
          <w:lang w:val="en-GB"/>
        </w:rPr>
        <w:t xml:space="preserve">large-scale patterns and </w:t>
      </w:r>
      <w:del w:id="49" w:author=" " w:date="2025-09-09T11:11:00Z">
        <w:r>
          <w:rPr>
            <w:rFonts w:ascii="Roboto Serif Light" w:eastAsia="Roboto Serif Light" w:hAnsi="Roboto Serif Light" w:cs="Roboto Serif Light"/>
            <w:lang w:val="en-GB"/>
          </w:rPr>
          <w:delText xml:space="preserve">processes </w:delText>
        </w:r>
      </w:del>
      <w:ins w:id="50" w:author=" " w:date="2025-09-09T11:11:00Z">
        <w:r>
          <w:rPr>
            <w:rFonts w:ascii="Roboto Serif Light" w:eastAsia="Roboto Serif Light" w:hAnsi="Roboto Serif Light" w:cs="Roboto Serif Light"/>
            <w:lang w:val="en-GB"/>
          </w:rPr>
          <w:t>temporal scales</w:t>
        </w:r>
      </w:ins>
      <w:del w:id="51" w:author=" " w:date="2025-09-09T11:11:00Z">
        <w:r>
          <w:rPr>
            <w:rFonts w:ascii="Roboto Serif Light" w:eastAsia="Roboto Serif Light" w:hAnsi="Roboto Serif Light" w:cs="Roboto Serif Light"/>
            <w:lang w:val="en-GB"/>
          </w:rPr>
          <w:delText>in ecology</w:delText>
        </w:r>
      </w:del>
      <w:r>
        <w:rPr>
          <w:rFonts w:ascii="Roboto Serif Light" w:eastAsia="Roboto Serif Light" w:hAnsi="Roboto Serif Light" w:cs="Roboto Serif Light"/>
          <w:lang w:val="en-GB"/>
        </w:rPr>
        <w:t xml:space="preserve">, </w:t>
      </w:r>
      <w:del w:id="52" w:author=" " w:date="2025-09-09T11:11:00Z">
        <w:r>
          <w:rPr>
            <w:rFonts w:ascii="Roboto Serif Light" w:eastAsia="Roboto Serif Light" w:hAnsi="Roboto Serif Light" w:cs="Roboto Serif Light"/>
            <w:lang w:val="en-GB"/>
          </w:rPr>
          <w:delText xml:space="preserve">often spanning broad spatial and temporal scales, and </w:delText>
        </w:r>
      </w:del>
      <w:r>
        <w:rPr>
          <w:rFonts w:ascii="Roboto Serif Light" w:eastAsia="Roboto Serif Light" w:hAnsi="Roboto Serif Light" w:cs="Roboto Serif Light"/>
          <w:lang w:val="en-GB"/>
        </w:rPr>
        <w:t xml:space="preserve">emphasizes statistical relationships and general principles governing biodiversity, </w:t>
      </w:r>
      <w:r>
        <w:rPr>
          <w:rFonts w:ascii="Roboto Serif Light" w:eastAsia="Roboto Serif Light" w:hAnsi="Roboto Serif Light" w:cs="Roboto Serif Light"/>
          <w:lang w:val="en-GB"/>
        </w:rPr>
        <w:lastRenderedPageBreak/>
        <w:t xml:space="preserve">species distributions, ecosystem functions, and environmental gradients </w:t>
      </w:r>
      <w:r>
        <w:fldChar w:fldCharType="begin"/>
      </w:r>
      <w:r>
        <w:rPr>
          <w:lang w:val="en-GB"/>
          <w:rPrChange w:id="53" w:author=" " w:date="2025-09-10T08:45:00Z">
            <w:rPr/>
          </w:rPrChange>
        </w:rPr>
        <w:instrText xml:space="preserve"> HYPERLINK "https://www.zotero.org/google-docs/?wo4xj2" \h </w:instrText>
      </w:r>
      <w:r>
        <w:fldChar w:fldCharType="separate"/>
      </w:r>
      <w:r>
        <w:rPr>
          <w:rFonts w:ascii="Roboto Serif Light" w:eastAsia="Roboto Serif Light" w:hAnsi="Roboto Serif Light" w:cs="Roboto Serif Light"/>
          <w:lang w:val="en-GB"/>
        </w:rPr>
        <w:t>(Diniz-Filho, 2023)</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w:t>
      </w:r>
      <w:ins w:id="54" w:author=" " w:date="2025-09-09T11:28:00Z">
        <w:r>
          <w:rPr>
            <w:rFonts w:ascii="Roboto Serif Light" w:eastAsia="Roboto Serif Light" w:hAnsi="Roboto Serif Light" w:cs="Roboto Serif Light"/>
            <w:lang w:val="en-GB"/>
          </w:rPr>
          <w:t xml:space="preserve"> Macroecology often tests so-called macroecological laws, such as species–area relationships, latitudinal gradients in diversity, or sexual size dimorphism (SSD) as formulated in Rensch’s rule (Fairbairn et al., 2007). </w:t>
        </w:r>
      </w:ins>
      <w:moveToRangeStart w:id="55" w:author=" " w:date="2025-09-09T11:51:00Z" w:name="move208311116"/>
      <w:moveTo w:id="56" w:author=" " w:date="2025-09-09T11:51:00Z">
        <w:del w:id="57" w:author=" " w:date="2025-09-09T11:53:00Z">
          <w:r>
            <w:rPr>
              <w:rFonts w:ascii="Roboto Serif Light" w:eastAsia="Roboto Serif Light" w:hAnsi="Roboto Serif Light" w:cs="Roboto Serif Light"/>
              <w:lang w:val="en-GB"/>
            </w:rPr>
            <w:delText>Rensch's rule describes a pattern in sexual size dimorphism (SSD), where the degree of dimorphism varies with body size</w:delText>
          </w:r>
        </w:del>
        <w:del w:id="58" w:author=" " w:date="2025-09-09T11:52:00Z">
          <w:r>
            <w:rPr>
              <w:rFonts w:ascii="Roboto Serif Light" w:eastAsia="Roboto Serif Light" w:hAnsi="Roboto Serif Light" w:cs="Roboto Serif Light"/>
              <w:lang w:val="en-GB"/>
            </w:rPr>
            <w:delText xml:space="preserve"> </w:delText>
          </w:r>
          <w:r>
            <w:fldChar w:fldCharType="begin"/>
          </w:r>
          <w:r>
            <w:rPr>
              <w:lang w:val="en-GB"/>
            </w:rPr>
            <w:delInstrText xml:space="preserve"> HYPERLINK "https://www.zotero.org/google-docs/?6G3A8S" \h </w:delInstrText>
          </w:r>
          <w:r>
            <w:fldChar w:fldCharType="separate"/>
          </w:r>
          <w:r>
            <w:rPr>
              <w:rFonts w:ascii="Roboto Serif Light" w:eastAsia="Roboto Serif Light" w:hAnsi="Roboto Serif Light" w:cs="Roboto Serif Light"/>
              <w:lang w:val="en-GB"/>
            </w:rPr>
            <w:delText>(Abouheif and Fairbairn, 1997; Fairbairn et al., 2007)</w:delText>
          </w:r>
          <w:r>
            <w:rPr>
              <w:rFonts w:ascii="Roboto Serif Light" w:eastAsia="Roboto Serif Light" w:hAnsi="Roboto Serif Light" w:cs="Roboto Serif Light"/>
            </w:rPr>
            <w:fldChar w:fldCharType="end"/>
          </w:r>
        </w:del>
        <w:del w:id="59" w:author=" " w:date="2025-09-09T11:53:00Z">
          <w:r>
            <w:rPr>
              <w:rFonts w:ascii="Roboto Serif Light" w:eastAsia="Roboto Serif Light" w:hAnsi="Roboto Serif Light" w:cs="Roboto Serif Light"/>
              <w:lang w:val="en-GB"/>
            </w:rPr>
            <w:delText>.</w:delText>
          </w:r>
        </w:del>
        <w:del w:id="60" w:author=" " w:date="2025-09-09T11:52:00Z">
          <w:r>
            <w:rPr>
              <w:rFonts w:ascii="Roboto Serif Light" w:eastAsia="Roboto Serif Light" w:hAnsi="Roboto Serif Light" w:cs="Roboto Serif Light"/>
              <w:lang w:val="en-GB"/>
            </w:rPr>
            <w:delText xml:space="preserve"> Specifically, in species where males are typically larger than females (male-biased SSD), the size difference tends to increase with overall body size. Conversely, in species where females are larger (female-biased SSD), the size difference decreases as body size increases.</w:delText>
          </w:r>
        </w:del>
        <w:del w:id="61" w:author=" " w:date="2025-09-09T11:53:00Z">
          <w:r>
            <w:rPr>
              <w:rFonts w:ascii="Roboto Serif Light" w:eastAsia="Roboto Serif Light" w:hAnsi="Roboto Serif Light" w:cs="Roboto Serif Light"/>
              <w:lang w:val="en-GB"/>
            </w:rPr>
            <w:delText xml:space="preserve"> </w:delText>
          </w:r>
        </w:del>
        <w:r>
          <w:rPr>
            <w:rFonts w:ascii="Roboto Serif Light" w:eastAsia="Roboto Serif Light" w:hAnsi="Roboto Serif Light" w:cs="Roboto Serif Light"/>
            <w:lang w:val="en-GB"/>
          </w:rPr>
          <w:t>Th</w:t>
        </w:r>
      </w:moveTo>
      <w:ins w:id="62" w:author=" " w:date="2025-09-09T11:53:00Z">
        <w:r>
          <w:rPr>
            <w:rFonts w:ascii="Roboto Serif Light" w:eastAsia="Roboto Serif Light" w:hAnsi="Roboto Serif Light" w:cs="Roboto Serif Light"/>
            <w:lang w:val="en-GB"/>
          </w:rPr>
          <w:t>e</w:t>
        </w:r>
      </w:ins>
      <w:moveTo w:id="63" w:author=" " w:date="2025-09-09T11:51:00Z">
        <w:del w:id="64" w:author=" " w:date="2025-09-09T11:53:00Z">
          <w:r>
            <w:rPr>
              <w:rFonts w:ascii="Roboto Serif Light" w:eastAsia="Roboto Serif Light" w:hAnsi="Roboto Serif Light" w:cs="Roboto Serif Light"/>
              <w:lang w:val="en-GB"/>
            </w:rPr>
            <w:delText>i</w:delText>
          </w:r>
        </w:del>
        <w:r>
          <w:rPr>
            <w:rFonts w:ascii="Roboto Serif Light" w:eastAsia="Roboto Serif Light" w:hAnsi="Roboto Serif Light" w:cs="Roboto Serif Light"/>
            <w:lang w:val="en-GB"/>
          </w:rPr>
          <w:t>s</w:t>
        </w:r>
      </w:moveTo>
      <w:ins w:id="65" w:author=" " w:date="2025-09-09T11:53:00Z">
        <w:r>
          <w:rPr>
            <w:rFonts w:ascii="Roboto Serif Light" w:eastAsia="Roboto Serif Light" w:hAnsi="Roboto Serif Light" w:cs="Roboto Serif Light"/>
            <w:lang w:val="en-GB"/>
          </w:rPr>
          <w:t>e</w:t>
        </w:r>
      </w:ins>
      <w:moveTo w:id="66" w:author=" " w:date="2025-09-09T11:51:00Z">
        <w:r>
          <w:rPr>
            <w:rFonts w:ascii="Roboto Serif Light" w:eastAsia="Roboto Serif Light" w:hAnsi="Roboto Serif Light" w:cs="Roboto Serif Light"/>
            <w:lang w:val="en-GB"/>
          </w:rPr>
          <w:t xml:space="preserve"> rule</w:t>
        </w:r>
      </w:moveTo>
      <w:ins w:id="67" w:author=" " w:date="2025-09-09T11:53:00Z">
        <w:r>
          <w:rPr>
            <w:rFonts w:ascii="Roboto Serif Light" w:eastAsia="Roboto Serif Light" w:hAnsi="Roboto Serif Light" w:cs="Roboto Serif Light"/>
            <w:lang w:val="en-GB"/>
          </w:rPr>
          <w:t>s</w:t>
        </w:r>
      </w:ins>
      <w:moveTo w:id="68" w:author=" " w:date="2025-09-09T11:51:00Z">
        <w:r>
          <w:rPr>
            <w:rFonts w:ascii="Roboto Serif Light" w:eastAsia="Roboto Serif Light" w:hAnsi="Roboto Serif Light" w:cs="Roboto Serif Light"/>
            <w:lang w:val="en-GB"/>
          </w:rPr>
          <w:t xml:space="preserve"> ha</w:t>
        </w:r>
        <w:del w:id="69" w:author=" " w:date="2025-09-09T11:53:00Z">
          <w:r>
            <w:rPr>
              <w:rFonts w:ascii="Roboto Serif Light" w:eastAsia="Roboto Serif Light" w:hAnsi="Roboto Serif Light" w:cs="Roboto Serif Light"/>
              <w:lang w:val="en-GB"/>
            </w:rPr>
            <w:delText>s</w:delText>
          </w:r>
        </w:del>
      </w:moveTo>
      <w:ins w:id="70" w:author=" " w:date="2025-09-09T11:53:00Z">
        <w:r>
          <w:rPr>
            <w:rFonts w:ascii="Roboto Serif Light" w:eastAsia="Roboto Serif Light" w:hAnsi="Roboto Serif Light" w:cs="Roboto Serif Light"/>
            <w:lang w:val="en-GB"/>
          </w:rPr>
          <w:t>ve</w:t>
        </w:r>
      </w:ins>
      <w:moveTo w:id="71" w:author=" " w:date="2025-09-09T11:51:00Z">
        <w:r>
          <w:rPr>
            <w:rFonts w:ascii="Roboto Serif Light" w:eastAsia="Roboto Serif Light" w:hAnsi="Roboto Serif Light" w:cs="Roboto Serif Light"/>
            <w:lang w:val="en-GB"/>
          </w:rPr>
          <w:t xml:space="preserve"> been observed across various animal taxa and is often linked to ecological and evolutionary factors such as mating strategies, resource competition, and environmental constraints </w:t>
        </w:r>
        <w:r>
          <w:fldChar w:fldCharType="begin"/>
        </w:r>
        <w:r>
          <w:rPr>
            <w:lang w:val="en-GB"/>
          </w:rPr>
          <w:instrText xml:space="preserve"> HYPERLINK "https://www.zotero.org/google-docs/?ENGXOC" \h </w:instrText>
        </w:r>
        <w:r>
          <w:fldChar w:fldCharType="separate"/>
        </w:r>
        <w:r>
          <w:rPr>
            <w:rFonts w:ascii="Roboto Serif Light" w:eastAsia="Roboto Serif Light" w:hAnsi="Roboto Serif Light" w:cs="Roboto Serif Light"/>
            <w:lang w:val="en-GB"/>
          </w:rPr>
          <w:t>(Fairbairn et al., 2007)</w:t>
        </w:r>
        <w:r>
          <w:rPr>
            <w:rFonts w:ascii="Roboto Serif Light" w:eastAsia="Roboto Serif Light" w:hAnsi="Roboto Serif Light" w:cs="Roboto Serif Light"/>
          </w:rPr>
          <w:fldChar w:fldCharType="end"/>
        </w:r>
        <w:r>
          <w:rPr>
            <w:rFonts w:ascii="Roboto Serif Light" w:eastAsia="Roboto Serif Light" w:hAnsi="Roboto Serif Light" w:cs="Roboto Serif Light"/>
            <w:lang w:val="en-GB"/>
          </w:rPr>
          <w:t xml:space="preserve">. </w:t>
        </w:r>
      </w:moveTo>
    </w:p>
    <w:moveToRangeEnd w:id="55"/>
    <w:p w14:paraId="5F1B7543" w14:textId="77777777" w:rsidR="00E94D77" w:rsidRDefault="00430C4D">
      <w:pPr>
        <w:spacing w:line="480" w:lineRule="auto"/>
        <w:jc w:val="both"/>
        <w:rPr>
          <w:del w:id="72" w:author=" " w:date="2025-09-09T11:27:00Z"/>
          <w:rFonts w:ascii="Roboto Serif Light" w:eastAsia="Roboto Serif Light" w:hAnsi="Roboto Serif Light" w:cs="Roboto Serif Light"/>
          <w:lang w:val="en-GB"/>
        </w:rPr>
      </w:pPr>
      <w:ins w:id="73" w:author=" " w:date="2025-09-09T11:28:00Z">
        <w:r>
          <w:rPr>
            <w:rFonts w:ascii="Roboto Serif Light" w:eastAsia="Roboto Serif Light" w:hAnsi="Roboto Serif Light" w:cs="Roboto Serif Light"/>
            <w:lang w:val="en-GB"/>
          </w:rPr>
          <w:t>Although such patterns are well documented for many aboveground taxa, they remain poorly explored for soil invertebrates.</w:t>
        </w:r>
      </w:ins>
      <w:ins w:id="74" w:author=" " w:date="2025-09-09T11:52:00Z">
        <w:r>
          <w:rPr>
            <w:rFonts w:ascii="Roboto Serif Light" w:eastAsia="Roboto Serif Light" w:hAnsi="Roboto Serif Light" w:cs="Roboto Serif Light"/>
            <w:lang w:val="en-GB"/>
          </w:rPr>
          <w:t xml:space="preserve"> </w:t>
        </w:r>
      </w:ins>
      <w:r>
        <w:rPr>
          <w:rFonts w:ascii="Roboto Serif Light" w:eastAsia="Roboto Serif Light" w:hAnsi="Roboto Serif Light" w:cs="Roboto Serif Light"/>
          <w:lang w:val="en-GB"/>
        </w:rPr>
        <w:t xml:space="preserve">By leveraging standardized methodologies and broad-scale biodiversity assessments, it will be possible to enhance our understanding of </w:t>
      </w:r>
      <w:ins w:id="75" w:author=" " w:date="2025-09-10T13:31:00Z">
        <w:r>
          <w:rPr>
            <w:rFonts w:ascii="Roboto Serif Light" w:eastAsia="Roboto Serif Light" w:hAnsi="Roboto Serif Light" w:cs="Roboto Serif Light"/>
            <w:lang w:val="en-GB"/>
          </w:rPr>
          <w:t xml:space="preserve">trends in </w:t>
        </w:r>
      </w:ins>
      <w:r>
        <w:rPr>
          <w:rFonts w:ascii="Roboto Serif Light" w:eastAsia="Roboto Serif Light" w:hAnsi="Roboto Serif Light" w:cs="Roboto Serif Light"/>
          <w:lang w:val="en-GB"/>
        </w:rPr>
        <w:t xml:space="preserve">soil </w:t>
      </w:r>
      <w:del w:id="76" w:author=" " w:date="2025-09-10T13:31:00Z">
        <w:r>
          <w:rPr>
            <w:rFonts w:ascii="Roboto Serif Light" w:eastAsia="Roboto Serif Light" w:hAnsi="Roboto Serif Light" w:cs="Roboto Serif Light"/>
            <w:lang w:val="en-GB"/>
          </w:rPr>
          <w:delText xml:space="preserve">biodiversity </w:delText>
        </w:r>
      </w:del>
      <w:ins w:id="77" w:author=" " w:date="2025-09-10T13:31:00Z">
        <w:r>
          <w:rPr>
            <w:rFonts w:ascii="Roboto Serif Light" w:eastAsia="Roboto Serif Light" w:hAnsi="Roboto Serif Light" w:cs="Roboto Serif Light"/>
            <w:lang w:val="en-GB"/>
          </w:rPr>
          <w:t>fauna</w:t>
        </w:r>
      </w:ins>
      <w:del w:id="78" w:author=" " w:date="2025-09-10T13:31:00Z">
        <w:r>
          <w:rPr>
            <w:rFonts w:ascii="Roboto Serif Light" w:eastAsia="Roboto Serif Light" w:hAnsi="Roboto Serif Light" w:cs="Roboto Serif Light"/>
            <w:lang w:val="en-GB"/>
          </w:rPr>
          <w:delText>trends</w:delText>
        </w:r>
      </w:del>
      <w:ins w:id="79" w:author=" " w:date="2025-09-10T13:31:00Z">
        <w:r>
          <w:rPr>
            <w:rFonts w:ascii="Roboto Serif Light" w:eastAsia="Roboto Serif Light" w:hAnsi="Roboto Serif Light" w:cs="Roboto Serif Light"/>
            <w:lang w:val="en-GB"/>
          </w:rPr>
          <w:t xml:space="preserve"> diversity</w:t>
        </w:r>
      </w:ins>
      <w:r>
        <w:rPr>
          <w:rFonts w:ascii="Roboto Serif Light" w:eastAsia="Roboto Serif Light" w:hAnsi="Roboto Serif Light" w:cs="Roboto Serif Light"/>
          <w:lang w:val="en-GB"/>
        </w:rPr>
        <w:t>, their ecological drivers, and their implications for ecosystem resilience and sustainability.</w:t>
      </w:r>
      <w:ins w:id="80" w:author=" " w:date="2025-09-09T11:29:00Z">
        <w:r>
          <w:rPr>
            <w:rFonts w:ascii="Roboto Serif Light" w:eastAsia="Roboto Serif Light" w:hAnsi="Roboto Serif Light" w:cs="Roboto Serif Light"/>
            <w:lang w:val="en-GB"/>
          </w:rPr>
          <w:t xml:space="preserve"> </w:t>
        </w:r>
      </w:ins>
    </w:p>
    <w:p w14:paraId="3B6E6AE0"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Indeed, soil </w:t>
      </w:r>
      <w:del w:id="81" w:author=" " w:date="2025-09-10T13:31:00Z">
        <w:r>
          <w:rPr>
            <w:rFonts w:ascii="Roboto Serif Light" w:eastAsia="Roboto Serif Light" w:hAnsi="Roboto Serif Light" w:cs="Roboto Serif Light"/>
            <w:lang w:val="en-GB"/>
          </w:rPr>
          <w:delText xml:space="preserve">biodiversity </w:delText>
        </w:r>
      </w:del>
      <w:ins w:id="82" w:author=" " w:date="2025-09-10T13:31:00Z">
        <w:r>
          <w:rPr>
            <w:rFonts w:ascii="Roboto Serif Light" w:eastAsia="Roboto Serif Light" w:hAnsi="Roboto Serif Light" w:cs="Roboto Serif Light"/>
            <w:lang w:val="en-GB"/>
          </w:rPr>
          <w:t xml:space="preserve">fauna </w:t>
        </w:r>
      </w:ins>
      <w:r>
        <w:rPr>
          <w:rFonts w:ascii="Roboto Serif Light" w:eastAsia="Roboto Serif Light" w:hAnsi="Roboto Serif Light" w:cs="Roboto Serif Light"/>
          <w:lang w:val="en-GB"/>
        </w:rPr>
        <w:t xml:space="preserve">faces multiple threats, including habitat destruction, intensive land use, pollution, climate change, and biological invasions </w:t>
      </w:r>
      <w:r>
        <w:fldChar w:fldCharType="begin"/>
      </w:r>
      <w:r>
        <w:rPr>
          <w:lang w:val="en-GB"/>
          <w:rPrChange w:id="83" w:author=" " w:date="2025-09-10T08:50:00Z">
            <w:rPr/>
          </w:rPrChange>
        </w:rPr>
        <w:instrText xml:space="preserve"> HYPERLINK "https://www.zotero.org/google-docs/?ilCGTn" \h </w:instrText>
      </w:r>
      <w:r>
        <w:fldChar w:fldCharType="separate"/>
      </w:r>
      <w:r>
        <w:rPr>
          <w:rFonts w:ascii="Roboto Serif Light" w:eastAsia="Roboto Serif Light" w:hAnsi="Roboto Serif Light" w:cs="Roboto Serif Light"/>
          <w:lang w:val="en-GB"/>
        </w:rPr>
        <w:t>(Arias-Navarro et al., 2024; Gardi et al., 2013; Orgiazzi et al., 2016)</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all of which can disrupt key ecological processes and reduce ecosystem resilience </w:t>
      </w:r>
      <w:r>
        <w:fldChar w:fldCharType="begin"/>
      </w:r>
      <w:r>
        <w:rPr>
          <w:lang w:val="en-GB"/>
          <w:rPrChange w:id="84" w:author=" " w:date="2025-09-10T08:50:00Z">
            <w:rPr/>
          </w:rPrChange>
        </w:rPr>
        <w:instrText xml:space="preserve"> HYPERLINK "https://www.zotero.org/google-docs/?frA6N6" \h </w:instrText>
      </w:r>
      <w:r>
        <w:fldChar w:fldCharType="separate"/>
      </w:r>
      <w:r>
        <w:rPr>
          <w:rFonts w:ascii="Roboto Serif Light" w:eastAsia="Roboto Serif Light" w:hAnsi="Roboto Serif Light" w:cs="Roboto Serif Light"/>
          <w:lang w:val="en-GB"/>
        </w:rPr>
        <w:t>(Wall et al., 2015)</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Despite these risks, soil organisms remain largely overlooked in conservation policies and monitoring frameworks </w:t>
      </w:r>
      <w:r>
        <w:fldChar w:fldCharType="begin"/>
      </w:r>
      <w:r>
        <w:rPr>
          <w:lang w:val="en-GB"/>
          <w:rPrChange w:id="85" w:author=" " w:date="2025-09-10T08:50:00Z">
            <w:rPr/>
          </w:rPrChange>
        </w:rPr>
        <w:instrText xml:space="preserve"> HYPERLINK "https://www.zotero.org/google-docs/?dQQBWL" \h </w:instrText>
      </w:r>
      <w:r>
        <w:fldChar w:fldCharType="separate"/>
      </w:r>
      <w:r>
        <w:rPr>
          <w:rFonts w:ascii="Roboto Serif Light" w:eastAsia="Roboto Serif Light" w:hAnsi="Roboto Serif Light" w:cs="Roboto Serif Light"/>
          <w:lang w:val="en-GB"/>
        </w:rPr>
        <w:t>(Gérard et al., 2025)</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The project of EU </w:t>
      </w:r>
      <w:del w:id="86" w:author=" " w:date="2025-09-10T10:08:00Z">
        <w:r>
          <w:rPr>
            <w:rFonts w:ascii="Roboto Serif Light" w:eastAsia="Roboto Serif Light" w:hAnsi="Roboto Serif Light" w:cs="Roboto Serif Light"/>
            <w:lang w:val="en-GB"/>
          </w:rPr>
          <w:delText>Directive on Soil Monitoring and Resilience</w:delText>
        </w:r>
      </w:del>
      <w:ins w:id="87" w:author=" " w:date="2025-09-10T10:08:00Z">
        <w:r>
          <w:rPr>
            <w:rFonts w:ascii="Roboto Serif Light" w:eastAsia="Roboto Serif Light" w:hAnsi="Roboto Serif Light" w:cs="Roboto Serif Light"/>
            <w:lang w:val="en-GB"/>
          </w:rPr>
          <w:t>Soil Monitoring Law</w:t>
        </w:r>
      </w:ins>
      <w:r>
        <w:rPr>
          <w:rFonts w:ascii="Roboto Serif Light" w:eastAsia="Roboto Serif Light" w:hAnsi="Roboto Serif Light" w:cs="Roboto Serif Light"/>
          <w:lang w:val="en-GB"/>
        </w:rPr>
        <w:t xml:space="preserve"> highlights the urgent need for reliable indicators to assess soil </w:t>
      </w:r>
      <w:del w:id="88" w:author=" " w:date="2025-09-10T10:09:00Z">
        <w:r>
          <w:rPr>
            <w:rFonts w:ascii="Roboto Serif Light" w:eastAsia="Roboto Serif Light" w:hAnsi="Roboto Serif Light" w:cs="Roboto Serif Light"/>
            <w:lang w:val="en-GB"/>
          </w:rPr>
          <w:delText xml:space="preserve">health </w:delText>
        </w:r>
      </w:del>
      <w:ins w:id="89" w:author=" " w:date="2025-09-10T10:09:00Z">
        <w:r>
          <w:rPr>
            <w:rFonts w:ascii="Roboto Serif Light" w:eastAsia="Roboto Serif Light" w:hAnsi="Roboto Serif Light" w:cs="Roboto Serif Light"/>
            <w:lang w:val="en-GB"/>
          </w:rPr>
          <w:t xml:space="preserve">quality </w:t>
        </w:r>
      </w:ins>
      <w:r>
        <w:rPr>
          <w:rFonts w:ascii="Roboto Serif Light" w:eastAsia="Roboto Serif Light" w:hAnsi="Roboto Serif Light" w:cs="Roboto Serif Light"/>
          <w:lang w:val="en-GB"/>
        </w:rPr>
        <w:t xml:space="preserve">and biodiversity </w:t>
      </w:r>
      <w:r>
        <w:fldChar w:fldCharType="begin"/>
      </w:r>
      <w:r>
        <w:rPr>
          <w:lang w:val="en-GB"/>
          <w:rPrChange w:id="90" w:author=" " w:date="2025-09-10T08:50:00Z">
            <w:rPr/>
          </w:rPrChange>
        </w:rPr>
        <w:instrText xml:space="preserve"> HYPERLINK "https://www.zotero.org/google-docs/?WEhPh5" \h </w:instrText>
      </w:r>
      <w:r>
        <w:fldChar w:fldCharType="separate"/>
      </w:r>
      <w:r>
        <w:rPr>
          <w:rFonts w:ascii="Roboto Serif Light" w:eastAsia="Roboto Serif Light" w:hAnsi="Roboto Serif Light" w:cs="Roboto Serif Light"/>
          <w:lang w:val="en-GB"/>
        </w:rPr>
        <w:t>(European Commission, 2023)</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reinforcing the necessity of improving our understanding of soil organism ecology. </w:t>
      </w:r>
    </w:p>
    <w:p w14:paraId="1606DD8F"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Several monitoring programs across Europe or worldwide aim to assess soil biodiversity and its role in ecosystem functioning </w:t>
      </w:r>
      <w:r>
        <w:fldChar w:fldCharType="begin"/>
      </w:r>
      <w:r>
        <w:rPr>
          <w:lang w:val="en-GB"/>
          <w:rPrChange w:id="91" w:author=" " w:date="2025-09-10T08:50:00Z">
            <w:rPr/>
          </w:rPrChange>
        </w:rPr>
        <w:instrText xml:space="preserve"> HYPERLINK "https://www.zotero.org/google-docs/?cZqc8F" \h </w:instrText>
      </w:r>
      <w:r>
        <w:fldChar w:fldCharType="separate"/>
      </w:r>
      <w:r>
        <w:rPr>
          <w:rFonts w:ascii="Roboto Serif Light" w:eastAsia="Roboto Serif Light" w:hAnsi="Roboto Serif Light" w:cs="Roboto Serif Light"/>
          <w:lang w:val="en-GB"/>
        </w:rPr>
        <w:t>(Bispo et al., 2021)</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For instance, programs such as the LUCAS Soil Survey at the EU level, and national biodiversity observatories integrate soil biological indicators into their frameworks. These initiatives vary in scope, methodology, and objectives, ranging from broad-scale soil quality assessments to more targeted studies on specific taxonomic groups. Furthermore, most of these programs are temporary and therefore are not usable to assess long term soil biodiversity trends </w:t>
      </w:r>
      <w:r>
        <w:fldChar w:fldCharType="begin"/>
      </w:r>
      <w:r>
        <w:rPr>
          <w:lang w:val="en-GB"/>
          <w:rPrChange w:id="92" w:author=" " w:date="2025-09-10T08:50:00Z">
            <w:rPr/>
          </w:rPrChange>
        </w:rPr>
        <w:instrText xml:space="preserve"> HYPERLINK "https://www.zotero.org/google-docs/?xEyXk5" \h </w:instrText>
      </w:r>
      <w:r>
        <w:fldChar w:fldCharType="separate"/>
      </w:r>
      <w:r>
        <w:rPr>
          <w:rFonts w:ascii="Roboto Serif Light" w:eastAsia="Roboto Serif Light" w:hAnsi="Roboto Serif Light" w:cs="Roboto Serif Light"/>
          <w:lang w:val="en-GB"/>
        </w:rPr>
        <w:t>(Imbert et al., 2023b)</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Despite important efforts to develop and support these programs, major challenges remain in harmonizing methodologies, ensuring long-term data continuity, and linking soil biodiversity indicators to ecosystem </w:t>
      </w:r>
      <w:del w:id="93" w:author=" " w:date="2025-09-10T10:06:00Z">
        <w:r>
          <w:rPr>
            <w:rFonts w:ascii="Roboto Serif Light" w:eastAsia="Roboto Serif Light" w:hAnsi="Roboto Serif Light" w:cs="Roboto Serif Light"/>
            <w:lang w:val="en-GB"/>
          </w:rPr>
          <w:delText xml:space="preserve">health </w:delText>
        </w:r>
      </w:del>
      <w:ins w:id="94" w:author=" " w:date="2025-09-10T10:06:00Z">
        <w:r>
          <w:rPr>
            <w:rFonts w:ascii="Roboto Serif Light" w:eastAsia="Roboto Serif Light" w:hAnsi="Roboto Serif Light" w:cs="Roboto Serif Light"/>
            <w:lang w:val="en-GB"/>
          </w:rPr>
          <w:t xml:space="preserve">functioning </w:t>
        </w:r>
      </w:ins>
      <w:r>
        <w:rPr>
          <w:rFonts w:ascii="Roboto Serif Light" w:eastAsia="Roboto Serif Light" w:hAnsi="Roboto Serif Light" w:cs="Roboto Serif Light"/>
          <w:lang w:val="en-GB"/>
        </w:rPr>
        <w:t xml:space="preserve">and policy frameworks. Strengthening these </w:t>
      </w:r>
      <w:r>
        <w:rPr>
          <w:rFonts w:ascii="Roboto Serif Light" w:eastAsia="Roboto Serif Light" w:hAnsi="Roboto Serif Light" w:cs="Roboto Serif Light"/>
          <w:lang w:val="en-GB"/>
        </w:rPr>
        <w:lastRenderedPageBreak/>
        <w:t>monitoring efforts is essential to provide a comprehensive understanding of soil biodiversity trends and their implications for sustainable land management and conservation.</w:t>
      </w:r>
    </w:p>
    <w:p w14:paraId="206E63AF" w14:textId="77777777" w:rsidR="00E94D77" w:rsidRDefault="00430C4D">
      <w:pPr>
        <w:pBdr>
          <w:top w:val="none" w:sz="4" w:space="0" w:color="000000"/>
          <w:left w:val="none" w:sz="4" w:space="0" w:color="000000"/>
          <w:bottom w:val="none" w:sz="4" w:space="0" w:color="000000"/>
          <w:right w:val="none" w:sz="4" w:space="0" w:color="000000"/>
          <w:between w:val="none" w:sz="4" w:space="0" w:color="000000"/>
        </w:pBd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The French Soil Quality Monitoring Network (RMQS) has been implemented in France since 2000 </w:t>
      </w:r>
      <w:r>
        <w:fldChar w:fldCharType="begin"/>
      </w:r>
      <w:r>
        <w:rPr>
          <w:lang w:val="en-GB"/>
          <w:rPrChange w:id="95" w:author=" " w:date="2025-09-10T08:50:00Z">
            <w:rPr/>
          </w:rPrChange>
        </w:rPr>
        <w:instrText xml:space="preserve"> HYPERLINK "https://www.zotero.org/google-docs/?MVVoD3" \h </w:instrText>
      </w:r>
      <w:r>
        <w:fldChar w:fldCharType="separate"/>
      </w:r>
      <w:r>
        <w:rPr>
          <w:rFonts w:ascii="Roboto Serif Light" w:eastAsia="Roboto Serif Light" w:hAnsi="Roboto Serif Light" w:cs="Roboto Serif Light"/>
          <w:lang w:val="en-GB"/>
        </w:rPr>
        <w:t>(Arrouays et al., 2003)</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This network of 2240 sites is based on a systematic grid covering continental France and overseas territories (French Guiana, West Indies, Reunion and Mayotte islands), with a fifteen-year sampling frequency. For twenty-five years, this network has provided data at a national level on soil parameters distribution and evolution </w:t>
      </w:r>
      <w:r>
        <w:fldChar w:fldCharType="begin"/>
      </w:r>
      <w:r>
        <w:rPr>
          <w:lang w:val="en-GB"/>
          <w:rPrChange w:id="96" w:author=" " w:date="2025-09-10T08:50:00Z">
            <w:rPr/>
          </w:rPrChange>
        </w:rPr>
        <w:instrText xml:space="preserve"> HYPERLINK "https://www.zotero.org/google-docs/?k2zwk9" \h </w:instrText>
      </w:r>
      <w:r>
        <w:fldChar w:fldCharType="separate"/>
      </w:r>
      <w:r>
        <w:rPr>
          <w:rFonts w:ascii="Roboto Serif Light" w:eastAsia="Roboto Serif Light" w:hAnsi="Roboto Serif Light" w:cs="Roboto Serif Light"/>
          <w:lang w:val="en-GB"/>
        </w:rPr>
        <w:t>(Froger et al., 2021; Meersmans et al., 2012; Rabot et al., 2024; Saby et al., 2009)</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also contributing to fill knowledge gaps on soil microorganisms (bacteria, archaea and fungi) </w:t>
      </w:r>
      <w:r>
        <w:fldChar w:fldCharType="begin"/>
      </w:r>
      <w:r>
        <w:rPr>
          <w:lang w:val="en-GB"/>
          <w:rPrChange w:id="97" w:author=" " w:date="2025-09-10T08:50:00Z">
            <w:rPr/>
          </w:rPrChange>
        </w:rPr>
        <w:instrText xml:space="preserve"> HYPERLINK "https://www.zotero.org/google-docs/?jyd0aG" \h </w:instrText>
      </w:r>
      <w:r>
        <w:fldChar w:fldCharType="separate"/>
      </w:r>
      <w:r>
        <w:rPr>
          <w:rFonts w:ascii="Roboto Serif Light" w:eastAsia="Roboto Serif Light" w:hAnsi="Roboto Serif Light" w:cs="Roboto Serif Light"/>
          <w:lang w:val="en-GB"/>
        </w:rPr>
        <w:t>(Karimi et al., 2018)</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Following a recommendation to initiate a comprehensive monitoring of terrestrial biodiversity in France </w:t>
      </w:r>
      <w:r>
        <w:fldChar w:fldCharType="begin"/>
      </w:r>
      <w:r>
        <w:rPr>
          <w:lang w:val="en-GB"/>
          <w:rPrChange w:id="98" w:author=" " w:date="2025-09-10T08:50:00Z">
            <w:rPr/>
          </w:rPrChange>
        </w:rPr>
        <w:instrText xml:space="preserve"> HYPERLINK "https://www.zotero.org/google-docs/?uTRj9T" \h </w:instrText>
      </w:r>
      <w:r>
        <w:fldChar w:fldCharType="separate"/>
      </w:r>
      <w:r>
        <w:rPr>
          <w:rFonts w:ascii="Roboto Serif Light" w:eastAsia="Roboto Serif Light" w:hAnsi="Roboto Serif Light" w:cs="Roboto Serif Light"/>
          <w:lang w:val="en-GB"/>
        </w:rPr>
        <w:t>(Touroult et al</w:t>
      </w:r>
      <w:r>
        <w:rPr>
          <w:rFonts w:ascii="Roboto Serif Light" w:eastAsia="Roboto Serif Light" w:hAnsi="Roboto Serif Light" w:cs="Roboto Serif Light"/>
          <w:lang w:val="en-GB"/>
        </w:rPr>
        <w:fldChar w:fldCharType="end"/>
      </w:r>
      <w:r>
        <w:fldChar w:fldCharType="begin"/>
      </w:r>
      <w:r>
        <w:rPr>
          <w:lang w:val="en-GB"/>
          <w:rPrChange w:id="99" w:author=" " w:date="2025-09-10T08:50:00Z">
            <w:rPr/>
          </w:rPrChange>
        </w:rPr>
        <w:instrText xml:space="preserve"> HYPERLINK "https://www.zotero.org/google-docs/?uTRj9T" \h </w:instrText>
      </w:r>
      <w:r>
        <w:fldChar w:fldCharType="separate"/>
      </w:r>
      <w:r>
        <w:rPr>
          <w:rFonts w:ascii="Roboto Serif Light" w:eastAsia="Roboto Serif Light" w:hAnsi="Roboto Serif Light" w:cs="Roboto Serif Light"/>
          <w:lang w:val="en-GB"/>
        </w:rPr>
        <w:t>.,</w:t>
      </w:r>
      <w:r>
        <w:rPr>
          <w:rFonts w:ascii="Roboto Serif Light" w:eastAsia="Roboto Serif Light" w:hAnsi="Roboto Serif Light" w:cs="Roboto Serif Light"/>
          <w:lang w:val="en-GB"/>
        </w:rPr>
        <w:fldChar w:fldCharType="end"/>
      </w:r>
      <w:r>
        <w:fldChar w:fldCharType="begin"/>
      </w:r>
      <w:r>
        <w:rPr>
          <w:lang w:val="en-GB"/>
          <w:rPrChange w:id="100" w:author=" " w:date="2025-09-10T08:50:00Z">
            <w:rPr/>
          </w:rPrChange>
        </w:rPr>
        <w:instrText xml:space="preserve"> HYPERLINK "https://www.zotero.org/google-docs/?uTRj9T" \h </w:instrText>
      </w:r>
      <w:r>
        <w:fldChar w:fldCharType="separate"/>
      </w:r>
      <w:r>
        <w:rPr>
          <w:rFonts w:ascii="Roboto Serif Light" w:eastAsia="Roboto Serif Light" w:hAnsi="Roboto Serif Light" w:cs="Roboto Serif Light"/>
          <w:lang w:val="en-GB"/>
        </w:rPr>
        <w:t xml:space="preserve"> </w:t>
      </w:r>
      <w:r>
        <w:rPr>
          <w:rFonts w:ascii="Roboto Serif Light" w:eastAsia="Roboto Serif Light" w:hAnsi="Roboto Serif Light" w:cs="Roboto Serif Light"/>
          <w:lang w:val="en-GB"/>
        </w:rPr>
        <w:fldChar w:fldCharType="end"/>
      </w:r>
      <w:r>
        <w:fldChar w:fldCharType="begin"/>
      </w:r>
      <w:r>
        <w:rPr>
          <w:lang w:val="en-GB"/>
          <w:rPrChange w:id="101" w:author=" " w:date="2025-09-10T08:50:00Z">
            <w:rPr/>
          </w:rPrChange>
        </w:rPr>
        <w:instrText xml:space="preserve"> HYPERLINK "https://www.zotero.org/google-docs/?uTRj9T" \h </w:instrText>
      </w:r>
      <w:r>
        <w:fldChar w:fldCharType="separate"/>
      </w:r>
      <w:r>
        <w:rPr>
          <w:rFonts w:ascii="Roboto Serif Light" w:eastAsia="Roboto Serif Light" w:hAnsi="Roboto Serif Light" w:cs="Roboto Serif Light"/>
          <w:lang w:val="en-GB"/>
        </w:rPr>
        <w:t>2017)</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then as part of listed actions in the 2018 French national Biodiversity Plan, and, more recently, the development in France of a National Terrestrial Biodiversity Monitoring Program, the French Office for Biodiversity (OFB) asked INRAE to consider a soil biodiversity monitoring including </w:t>
      </w:r>
      <w:del w:id="102" w:author=" " w:date="2025-09-09T11:13:00Z">
        <w:r>
          <w:rPr>
            <w:rFonts w:ascii="Roboto Serif Light" w:eastAsia="Roboto Serif Light" w:hAnsi="Roboto Serif Light" w:cs="Roboto Serif Light"/>
            <w:lang w:val="en-GB"/>
          </w:rPr>
          <w:delText>all components of soil biodiversity</w:delText>
        </w:r>
      </w:del>
      <w:ins w:id="103" w:author=" " w:date="2025-09-09T11:13:00Z">
        <w:r>
          <w:rPr>
            <w:rFonts w:ascii="Roboto Serif Light" w:eastAsia="Roboto Serif Light" w:hAnsi="Roboto Serif Light" w:cs="Roboto Serif Light"/>
            <w:lang w:val="en-GB"/>
          </w:rPr>
          <w:t>micro</w:t>
        </w:r>
      </w:ins>
      <w:ins w:id="104" w:author=" " w:date="2025-09-09T11:14:00Z">
        <w:r>
          <w:rPr>
            <w:rFonts w:ascii="Roboto Serif Light" w:eastAsia="Roboto Serif Light" w:hAnsi="Roboto Serif Light" w:cs="Roboto Serif Light"/>
            <w:lang w:val="en-GB"/>
          </w:rPr>
          <w:t>-organisms (bacteria, fungi, protists) as well as micro-, meso-and macro-fauna</w:t>
        </w:r>
      </w:ins>
      <w:r>
        <w:rPr>
          <w:rFonts w:ascii="Roboto Serif Light" w:eastAsia="Roboto Serif Light" w:hAnsi="Roboto Serif Light" w:cs="Roboto Serif Light"/>
          <w:lang w:val="en-GB"/>
        </w:rPr>
        <w:t>. This network is called RMQS-Biodiversity and was deployed in 2024 over the French territory during the second sampling campaign of the RMQS.</w:t>
      </w:r>
    </w:p>
    <w:p w14:paraId="45F2F4E9" w14:textId="77777777" w:rsidR="00E94D77" w:rsidRDefault="00430C4D">
      <w:pPr>
        <w:spacing w:line="480" w:lineRule="auto"/>
        <w:jc w:val="both"/>
        <w:rPr>
          <w:del w:id="105" w:author=" " w:date="2025-09-09T11:19:00Z"/>
          <w:rFonts w:ascii="Roboto Serif Light" w:eastAsia="Roboto Serif Light" w:hAnsi="Roboto Serif Light" w:cs="Roboto Serif Light"/>
          <w:lang w:val="en-GB"/>
        </w:rPr>
      </w:pPr>
      <w:del w:id="106" w:author=" " w:date="2025-09-10T10:13:00Z">
        <w:r>
          <w:rPr>
            <w:rFonts w:ascii="Roboto Serif Light" w:eastAsia="Roboto Serif Light" w:hAnsi="Roboto Serif Light" w:cs="Roboto Serif Light"/>
            <w:lang w:val="en-GB"/>
          </w:rPr>
          <w:delText xml:space="preserve">This present work aims to demonstrate the potential of soil biodiversity monitoring within the RMQS framework, bridging applied research on soil </w:delText>
        </w:r>
      </w:del>
      <w:del w:id="107" w:author=" " w:date="2025-09-10T10:09:00Z">
        <w:r>
          <w:rPr>
            <w:rFonts w:ascii="Roboto Serif Light" w:eastAsia="Roboto Serif Light" w:hAnsi="Roboto Serif Light" w:cs="Roboto Serif Light"/>
            <w:lang w:val="en-GB"/>
          </w:rPr>
          <w:delText xml:space="preserve">health </w:delText>
        </w:r>
      </w:del>
      <w:del w:id="108" w:author=" " w:date="2025-09-10T10:13:00Z">
        <w:r>
          <w:rPr>
            <w:rFonts w:ascii="Roboto Serif Light" w:eastAsia="Roboto Serif Light" w:hAnsi="Roboto Serif Light" w:cs="Roboto Serif Light"/>
            <w:lang w:val="en-GB"/>
          </w:rPr>
          <w:delText xml:space="preserve">assessment with more fundamental investigations into soil ecology, from bacteria, archaea and fungi </w:delText>
        </w:r>
        <w:r>
          <w:fldChar w:fldCharType="begin"/>
        </w:r>
        <w:r>
          <w:rPr>
            <w:lang w:val="en-GB"/>
            <w:rPrChange w:id="109" w:author=" " w:date="2025-09-10T08:50:00Z">
              <w:rPr/>
            </w:rPrChange>
          </w:rPr>
          <w:delInstrText xml:space="preserve"> HYPERLINK "https://www.zotero.org/google-docs/?3mEX5v" \h </w:delInstrText>
        </w:r>
        <w:r>
          <w:fldChar w:fldCharType="separate"/>
        </w:r>
        <w:r>
          <w:rPr>
            <w:rFonts w:ascii="Roboto Serif Light" w:eastAsia="Roboto Serif Light" w:hAnsi="Roboto Serif Light" w:cs="Roboto Serif Light"/>
            <w:lang w:val="en-GB"/>
          </w:rPr>
          <w:delText>(Cottin et al., 2025; Karimi et al., 2018)</w:delTex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delText xml:space="preserve"> to protists and animals - first in French Britanny </w:delText>
        </w:r>
        <w:r>
          <w:fldChar w:fldCharType="begin"/>
        </w:r>
        <w:r>
          <w:rPr>
            <w:lang w:val="en-GB"/>
            <w:rPrChange w:id="110" w:author=" " w:date="2025-09-10T08:50:00Z">
              <w:rPr/>
            </w:rPrChange>
          </w:rPr>
          <w:delInstrText xml:space="preserve"> HYPERLINK "https://www.zotero.org/google-docs/?X9R7Qf" \h </w:delInstrText>
        </w:r>
        <w:r>
          <w:fldChar w:fldCharType="separate"/>
        </w:r>
        <w:r>
          <w:rPr>
            <w:rFonts w:ascii="Roboto Serif Light" w:eastAsia="Roboto Serif Light" w:hAnsi="Roboto Serif Light" w:cs="Roboto Serif Light"/>
            <w:lang w:val="en-GB"/>
          </w:rPr>
          <w:delText>(Cluzeau et al., 2012; Ponge et al., 2013; Villenave et al., 2013)</w:delTex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delText xml:space="preserve"> and now in the national scale. To illustrate RMQS-biodiversity potential for soil animal ecology, we explore three key questions based on the results of one sampling campaign in 2024 on three functional groups of soil organisms: the microfood web regulators (nematodes), the meso-and macro-detritivore (springtails, woodlice and </w:delText>
        </w:r>
      </w:del>
      <w:del w:id="111" w:author=" " w:date="2025-09-09T11:15:00Z">
        <w:r>
          <w:rPr>
            <w:rFonts w:ascii="Roboto Serif Light" w:eastAsia="Roboto Serif Light" w:hAnsi="Roboto Serif Light" w:cs="Roboto Serif Light"/>
            <w:lang w:val="en-GB"/>
          </w:rPr>
          <w:delText>diplopodes</w:delText>
        </w:r>
      </w:del>
      <w:del w:id="112" w:author=" " w:date="2025-09-10T10:13:00Z">
        <w:r>
          <w:rPr>
            <w:rFonts w:ascii="Roboto Serif Light" w:eastAsia="Roboto Serif Light" w:hAnsi="Roboto Serif Light" w:cs="Roboto Serif Light"/>
            <w:lang w:val="en-GB"/>
          </w:rPr>
          <w:delText xml:space="preserve">) and a top predator in soil food webs (ground beetles). </w:delText>
        </w:r>
      </w:del>
      <w:del w:id="113" w:author=" " w:date="2025-09-09T11:19:00Z">
        <w:r>
          <w:rPr>
            <w:rFonts w:ascii="Roboto Serif Light" w:eastAsia="Roboto Serif Light" w:hAnsi="Roboto Serif Light" w:cs="Roboto Serif Light"/>
            <w:lang w:val="en-GB"/>
          </w:rPr>
          <w:delText>First, does sampling on a regular grid that incorporates sites with highly diverse land uses within a single study, while covering a vast geographical area, enhance our understanding of indicator value ranges by capturing unexpected extreme values or previously unsampled habitats? Second, how geographic distance and environmental factors drive differences in species composition of detritivores between sites? Finally, can macroecological laws be detected in soil invertebrates on this regular grid?</w:delText>
        </w:r>
      </w:del>
    </w:p>
    <w:p w14:paraId="14AA5B4D" w14:textId="77777777" w:rsidR="00E94D77" w:rsidRDefault="00430C4D">
      <w:pPr>
        <w:spacing w:line="480" w:lineRule="auto"/>
        <w:jc w:val="both"/>
        <w:rPr>
          <w:ins w:id="114" w:author=" " w:date="2025-09-10T10:14:00Z"/>
          <w:rFonts w:ascii="Roboto Serif Light" w:eastAsia="Roboto Serif Light" w:hAnsi="Roboto Serif Light" w:cs="Roboto Serif Light"/>
          <w:lang w:val="en-GB"/>
        </w:rPr>
      </w:pPr>
      <w:ins w:id="115" w:author=" " w:date="2025-09-10T10:14:00Z">
        <w:r>
          <w:rPr>
            <w:rFonts w:ascii="Roboto Serif Light" w:eastAsia="Roboto Serif Light" w:hAnsi="Roboto Serif Light" w:cs="Roboto Serif Light"/>
            <w:lang w:val="en-GB"/>
          </w:rPr>
          <w:t>This study asks whether a nationwide, systematic grid design can simultaneously improve our understanding of fundamental ecological processes in soil fauna and provide robust baselines for soil bioindication. We hypothesize that RMQS-Biodiversity, by covering diverse land uses</w:t>
        </w:r>
      </w:ins>
      <w:ins w:id="116" w:author=" " w:date="2025-09-10T10:16:00Z">
        <w:r>
          <w:rPr>
            <w:rFonts w:ascii="Roboto Serif Light" w:eastAsia="Roboto Serif Light" w:hAnsi="Roboto Serif Light" w:cs="Roboto Serif Light"/>
            <w:lang w:val="en-GB"/>
          </w:rPr>
          <w:t xml:space="preserve">, </w:t>
        </w:r>
      </w:ins>
      <w:ins w:id="117" w:author=" " w:date="2025-09-10T10:14:00Z">
        <w:r>
          <w:rPr>
            <w:rFonts w:ascii="Roboto Serif Light" w:eastAsia="Roboto Serif Light" w:hAnsi="Roboto Serif Light" w:cs="Roboto Serif Light"/>
            <w:lang w:val="en-GB"/>
          </w:rPr>
          <w:t xml:space="preserve">taxa </w:t>
        </w:r>
      </w:ins>
      <w:ins w:id="118" w:author=" " w:date="2025-09-10T10:16:00Z">
        <w:r>
          <w:rPr>
            <w:rFonts w:ascii="Roboto Serif Light" w:eastAsia="Roboto Serif Light" w:hAnsi="Roboto Serif Light" w:cs="Roboto Serif Light"/>
            <w:lang w:val="en-GB"/>
          </w:rPr>
          <w:t xml:space="preserve">and trophic groups </w:t>
        </w:r>
      </w:ins>
      <w:ins w:id="119" w:author=" " w:date="2025-09-10T10:14:00Z">
        <w:r>
          <w:rPr>
            <w:rFonts w:ascii="Roboto Serif Light" w:eastAsia="Roboto Serif Light" w:hAnsi="Roboto Serif Light" w:cs="Roboto Serif Light"/>
            <w:lang w:val="en-GB"/>
          </w:rPr>
          <w:t>in a standardized manner, will reveal new ecological patterns while refining indicator ranges.</w:t>
        </w:r>
      </w:ins>
    </w:p>
    <w:p w14:paraId="667D457A" w14:textId="77777777" w:rsidR="00E94D77" w:rsidRDefault="00430C4D">
      <w:pPr>
        <w:spacing w:line="480" w:lineRule="auto"/>
        <w:jc w:val="both"/>
        <w:rPr>
          <w:ins w:id="120" w:author=" " w:date="2025-09-10T10:19:00Z"/>
          <w:rFonts w:ascii="Roboto Serif Light" w:eastAsia="Roboto Serif Light" w:hAnsi="Roboto Serif Light" w:cs="Roboto Serif Light"/>
          <w:lang w:val="en-GB"/>
        </w:rPr>
      </w:pPr>
      <w:ins w:id="121" w:author=" " w:date="2025-09-10T10:16:00Z">
        <w:r>
          <w:rPr>
            <w:rFonts w:ascii="Roboto Serif Light" w:eastAsia="Roboto Serif Light" w:hAnsi="Roboto Serif Light" w:cs="Roboto Serif Light"/>
            <w:lang w:val="en-GB"/>
          </w:rPr>
          <w:t xml:space="preserve">To explore this, we focused on three aspects of soil </w:t>
        </w:r>
      </w:ins>
      <w:ins w:id="122" w:author=" " w:date="2025-09-10T13:32:00Z">
        <w:r>
          <w:rPr>
            <w:rFonts w:ascii="Roboto Serif Light" w:eastAsia="Roboto Serif Light" w:hAnsi="Roboto Serif Light" w:cs="Roboto Serif Light"/>
            <w:lang w:val="en-GB"/>
          </w:rPr>
          <w:t>fauna</w:t>
        </w:r>
      </w:ins>
      <w:ins w:id="123" w:author=" " w:date="2025-09-10T10:16:00Z">
        <w:r>
          <w:rPr>
            <w:rFonts w:ascii="Roboto Serif Light" w:eastAsia="Roboto Serif Light" w:hAnsi="Roboto Serif Light" w:cs="Roboto Serif Light"/>
            <w:lang w:val="en-GB"/>
          </w:rPr>
          <w:t xml:space="preserve"> ecology</w:t>
        </w:r>
      </w:ins>
      <w:ins w:id="124" w:author=" " w:date="2025-09-10T10:15:00Z">
        <w:r>
          <w:rPr>
            <w:rFonts w:ascii="Roboto Serif Light" w:eastAsia="Roboto Serif Light" w:hAnsi="Roboto Serif Light" w:cs="Roboto Serif Light"/>
            <w:lang w:val="en-GB"/>
          </w:rPr>
          <w:t xml:space="preserve">. </w:t>
        </w:r>
      </w:ins>
      <w:ins w:id="125" w:author=" " w:date="2025-09-10T10:17:00Z">
        <w:r>
          <w:rPr>
            <w:rFonts w:ascii="Roboto Serif Light" w:eastAsia="Roboto Serif Light" w:hAnsi="Roboto Serif Light" w:cs="Roboto Serif Light"/>
            <w:lang w:val="en-GB"/>
          </w:rPr>
          <w:t xml:space="preserve">First, focusing on the micro-trophic food web, we examined whether the grid approach helps refine nematode indicators by capturing a wider range of values, including unusual or rarely sampled habitats. Second, we looked at how detritivore communities (springtails, woodlice and diplopods) change with environment and distance, in order to tease apart the roles of niche effects and dispersal limits. Third, we tested whether a classic macroecological pattern – Rensch’s rule of </w:t>
        </w:r>
      </w:ins>
      <w:ins w:id="126" w:author=" " w:date="2025-09-10T10:41:00Z">
        <w:r>
          <w:rPr>
            <w:rFonts w:ascii="Roboto Serif Light" w:eastAsia="Roboto Serif Light" w:hAnsi="Roboto Serif Light" w:cs="Roboto Serif Light"/>
            <w:lang w:val="en-GB"/>
          </w:rPr>
          <w:t>SSD</w:t>
        </w:r>
      </w:ins>
      <w:ins w:id="127" w:author=" " w:date="2025-09-10T10:17:00Z">
        <w:r>
          <w:rPr>
            <w:rFonts w:ascii="Roboto Serif Light" w:eastAsia="Roboto Serif Light" w:hAnsi="Roboto Serif Light" w:cs="Roboto Serif Light"/>
            <w:lang w:val="en-GB"/>
          </w:rPr>
          <w:t xml:space="preserve"> – can be detected in </w:t>
        </w:r>
      </w:ins>
      <w:ins w:id="128" w:author=" " w:date="2025-09-10T10:18:00Z">
        <w:r>
          <w:rPr>
            <w:rFonts w:ascii="Roboto Serif Light" w:eastAsia="Roboto Serif Light" w:hAnsi="Roboto Serif Light" w:cs="Roboto Serif Light"/>
            <w:lang w:val="en-GB"/>
          </w:rPr>
          <w:t>top predators (</w:t>
        </w:r>
      </w:ins>
      <w:ins w:id="129" w:author=" " w:date="2025-09-10T10:17:00Z">
        <w:r>
          <w:rPr>
            <w:rFonts w:ascii="Roboto Serif Light" w:eastAsia="Roboto Serif Light" w:hAnsi="Roboto Serif Light" w:cs="Roboto Serif Light"/>
            <w:lang w:val="en-GB"/>
          </w:rPr>
          <w:t>ground beetles</w:t>
        </w:r>
      </w:ins>
      <w:ins w:id="130" w:author=" " w:date="2025-09-10T10:18:00Z">
        <w:r>
          <w:rPr>
            <w:rFonts w:ascii="Roboto Serif Light" w:eastAsia="Roboto Serif Light" w:hAnsi="Roboto Serif Light" w:cs="Roboto Serif Light"/>
            <w:lang w:val="en-GB"/>
          </w:rPr>
          <w:t>)</w:t>
        </w:r>
      </w:ins>
      <w:ins w:id="131" w:author=" " w:date="2025-09-10T10:17:00Z">
        <w:r>
          <w:rPr>
            <w:rFonts w:ascii="Roboto Serif Light" w:eastAsia="Roboto Serif Light" w:hAnsi="Roboto Serif Light" w:cs="Roboto Serif Light"/>
            <w:lang w:val="en-GB"/>
          </w:rPr>
          <w:t xml:space="preserve"> across contrasting </w:t>
        </w:r>
      </w:ins>
      <w:ins w:id="132" w:author=" " w:date="2025-09-10T10:18:00Z">
        <w:r>
          <w:rPr>
            <w:rFonts w:ascii="Roboto Serif Light" w:eastAsia="Roboto Serif Light" w:hAnsi="Roboto Serif Light" w:cs="Roboto Serif Light"/>
            <w:lang w:val="en-GB"/>
          </w:rPr>
          <w:t>vegetation structures</w:t>
        </w:r>
      </w:ins>
      <w:ins w:id="133" w:author=" " w:date="2025-09-10T10:17:00Z">
        <w:r>
          <w:rPr>
            <w:rFonts w:ascii="Roboto Serif Light" w:eastAsia="Roboto Serif Light" w:hAnsi="Roboto Serif Light" w:cs="Roboto Serif Light"/>
            <w:lang w:val="en-GB"/>
          </w:rPr>
          <w:t>.</w:t>
        </w:r>
      </w:ins>
      <w:ins w:id="134" w:author=" " w:date="2025-09-10T10:40:00Z">
        <w:r>
          <w:rPr>
            <w:rFonts w:ascii="Roboto Serif Light" w:eastAsia="Roboto Serif Light" w:hAnsi="Roboto Serif Light" w:cs="Roboto Serif Light"/>
            <w:lang w:val="en-GB"/>
          </w:rPr>
          <w:t xml:space="preserve"> Closed vegetation (forests and shrublands) provide more stable </w:t>
        </w:r>
      </w:ins>
      <w:ins w:id="135" w:author=" " w:date="2025-09-10T10:43:00Z">
        <w:r>
          <w:rPr>
            <w:rFonts w:ascii="Roboto Serif Light" w:eastAsia="Roboto Serif Light" w:hAnsi="Roboto Serif Light" w:cs="Roboto Serif Light"/>
            <w:lang w:val="en-GB"/>
          </w:rPr>
          <w:t xml:space="preserve">and resource-rich </w:t>
        </w:r>
      </w:ins>
      <w:ins w:id="136" w:author=" " w:date="2025-09-10T10:40:00Z">
        <w:r>
          <w:rPr>
            <w:rFonts w:ascii="Roboto Serif Light" w:eastAsia="Roboto Serif Light" w:hAnsi="Roboto Serif Light" w:cs="Roboto Serif Light"/>
            <w:lang w:val="en-GB"/>
          </w:rPr>
          <w:t>conditions, while open (croplands and grasslands) are more disturbed</w:t>
        </w:r>
      </w:ins>
      <w:ins w:id="137" w:author=" " w:date="2025-09-10T10:43:00Z">
        <w:r>
          <w:rPr>
            <w:rFonts w:ascii="Roboto Serif Light" w:eastAsia="Roboto Serif Light" w:hAnsi="Roboto Serif Light" w:cs="Roboto Serif Light"/>
            <w:lang w:val="en-GB"/>
          </w:rPr>
          <w:t xml:space="preserve"> and resource-limited</w:t>
        </w:r>
      </w:ins>
      <w:ins w:id="138" w:author=" " w:date="2025-09-10T10:40:00Z">
        <w:r>
          <w:rPr>
            <w:rFonts w:ascii="Roboto Serif Light" w:eastAsia="Roboto Serif Light" w:hAnsi="Roboto Serif Light" w:cs="Roboto Serif Light"/>
            <w:lang w:val="en-GB"/>
          </w:rPr>
          <w:t xml:space="preserve">, </w:t>
        </w:r>
      </w:ins>
      <w:ins w:id="139" w:author=" " w:date="2025-09-10T10:43:00Z">
        <w:r>
          <w:rPr>
            <w:rFonts w:ascii="Roboto Serif Light" w:eastAsia="Roboto Serif Light" w:hAnsi="Roboto Serif Light" w:cs="Roboto Serif Light"/>
            <w:lang w:val="en-GB"/>
          </w:rPr>
          <w:t>conditions that may constrain how much individuals invest in body mass and thus shape SSD</w:t>
        </w:r>
      </w:ins>
      <w:ins w:id="140" w:author=" " w:date="2025-09-10T10:40:00Z">
        <w:r>
          <w:rPr>
            <w:rFonts w:ascii="Roboto Serif Light" w:eastAsia="Roboto Serif Light" w:hAnsi="Roboto Serif Light" w:cs="Roboto Serif Light"/>
            <w:lang w:val="en-GB"/>
          </w:rPr>
          <w:t>.</w:t>
        </w:r>
      </w:ins>
    </w:p>
    <w:p w14:paraId="6EDF5579" w14:textId="77777777" w:rsidR="00E94D77" w:rsidRDefault="00430C4D">
      <w:pPr>
        <w:spacing w:line="480" w:lineRule="auto"/>
        <w:jc w:val="both"/>
        <w:rPr>
          <w:ins w:id="141" w:author=" " w:date="2025-09-10T10:15:00Z"/>
          <w:rFonts w:ascii="Roboto Serif Light" w:eastAsia="Roboto Serif Light" w:hAnsi="Roboto Serif Light" w:cs="Roboto Serif Light"/>
          <w:lang w:val="en-GB"/>
        </w:rPr>
      </w:pPr>
      <w:ins w:id="142" w:author=" " w:date="2025-09-10T10:19:00Z">
        <w:r>
          <w:rPr>
            <w:rFonts w:ascii="Roboto Serif Light" w:eastAsia="Roboto Serif Light" w:hAnsi="Roboto Serif Light" w:cs="Roboto Serif Light"/>
            <w:lang w:val="en-GB"/>
          </w:rPr>
          <w:lastRenderedPageBreak/>
          <w:t xml:space="preserve">From these questions we formulated three hypotheses: (i) </w:t>
        </w:r>
      </w:ins>
      <w:ins w:id="143" w:author=" " w:date="2025-09-10T10:23:00Z">
        <w:r>
          <w:rPr>
            <w:rFonts w:ascii="Roboto Serif Light" w:eastAsia="Roboto Serif Light" w:hAnsi="Roboto Serif Light" w:cs="Roboto Serif Light"/>
            <w:lang w:val="en-GB"/>
          </w:rPr>
          <w:t>t</w:t>
        </w:r>
      </w:ins>
      <w:ins w:id="144" w:author=" " w:date="2025-09-10T10:22:00Z">
        <w:r>
          <w:rPr>
            <w:rFonts w:ascii="Roboto Serif Light" w:eastAsia="Roboto Serif Light" w:hAnsi="Roboto Serif Light" w:cs="Roboto Serif Light"/>
            <w:lang w:val="en-GB"/>
          </w:rPr>
          <w:t>he nationwide grid will capture the wide intra-land use variability of nematode communities, including rare or atypical situations, while also clearly discriminating differences between land uses</w:t>
        </w:r>
      </w:ins>
      <w:ins w:id="145" w:author=" " w:date="2025-09-10T10:19:00Z">
        <w:r>
          <w:rPr>
            <w:rFonts w:ascii="Roboto Serif Light" w:eastAsia="Roboto Serif Light" w:hAnsi="Roboto Serif Light" w:cs="Roboto Serif Light"/>
            <w:lang w:val="en-GB"/>
          </w:rPr>
          <w:t>, (ii) β-diversity of detritivores is more strongly shaped by dispersal limits in isopods and diplopods than in springtails, and (iii) sexual size dimorphism in Carabidae differs between closed and open habitats, providing a first test of Rensch’s rule for soil invertebrates.</w:t>
        </w:r>
      </w:ins>
    </w:p>
    <w:p w14:paraId="08DF0257" w14:textId="77777777" w:rsidR="00E94D77" w:rsidRDefault="00430C4D">
      <w:pPr>
        <w:spacing w:line="480" w:lineRule="auto"/>
        <w:jc w:val="both"/>
        <w:rPr>
          <w:del w:id="146" w:author=" " w:date="2025-09-10T10:23:00Z"/>
          <w:rFonts w:ascii="Roboto Serif Light" w:eastAsia="Roboto Serif Light" w:hAnsi="Roboto Serif Light" w:cs="Roboto Serif Light"/>
          <w:lang w:val="en-GB"/>
        </w:rPr>
      </w:pPr>
      <w:del w:id="147" w:author=" " w:date="2025-09-10T10:23:00Z">
        <w:r>
          <w:rPr>
            <w:rFonts w:ascii="Roboto Serif Light" w:eastAsia="Roboto Serif Light" w:hAnsi="Roboto Serif Light" w:cs="Roboto Serif Light"/>
            <w:lang w:val="en-GB"/>
          </w:rPr>
          <w:delText xml:space="preserve">The first question will be explored by assessing the range of values for classical </w:delText>
        </w:r>
      </w:del>
      <w:del w:id="148" w:author=" " w:date="2025-09-09T11:22:00Z">
        <w:r>
          <w:rPr>
            <w:rFonts w:ascii="Roboto Serif Light" w:eastAsia="Roboto Serif Light" w:hAnsi="Roboto Serif Light" w:cs="Roboto Serif Light"/>
            <w:lang w:val="en-GB"/>
          </w:rPr>
          <w:delText>parameters and indices used in nematofauna studies in relation to different land uses</w:delText>
        </w:r>
      </w:del>
      <w:del w:id="149" w:author=" " w:date="2025-09-10T10:23:00Z">
        <w:r>
          <w:rPr>
            <w:rFonts w:ascii="Roboto Serif Light" w:eastAsia="Roboto Serif Light" w:hAnsi="Roboto Serif Light" w:cs="Roboto Serif Light"/>
            <w:lang w:val="en-GB"/>
          </w:rPr>
          <w:delText xml:space="preserve">. The second will be addressed through an analysis of RMQS-Biodiversity Collembola, Isopoda and Diplopoda occurrences combined with multiple sources environmental data, assessing the relative importance of environmental dissimilarity and geographical distance as drivers of beta diversity among communities. </w:delText>
        </w:r>
      </w:del>
      <w:del w:id="150" w:author=" " w:date="2025-09-09T11:30:00Z">
        <w:r>
          <w:rPr>
            <w:rFonts w:ascii="Roboto Serif Light" w:eastAsia="Roboto Serif Light" w:hAnsi="Roboto Serif Light" w:cs="Roboto Serif Light"/>
            <w:lang w:val="en-GB"/>
          </w:rPr>
          <w:delText>Finally, the third question will examine whether habitat structure and stability (closed habitats such as forests and shrublands vs. open habitats like croplands, pastures, and meadows) influence sexual size dimorphism on Carabidae, thus focusing on Rensch’s macroecological rule</w:delText>
        </w:r>
      </w:del>
      <w:del w:id="151" w:author=" " w:date="2025-09-10T10:11:00Z">
        <w:r>
          <w:rPr>
            <w:rFonts w:ascii="Roboto Serif Light" w:eastAsia="Roboto Serif Light" w:hAnsi="Roboto Serif Light" w:cs="Roboto Serif Light"/>
            <w:lang w:val="en-GB"/>
          </w:rPr>
          <w:delText xml:space="preserve">. </w:delText>
        </w:r>
      </w:del>
    </w:p>
    <w:p w14:paraId="6E696EFD" w14:textId="77777777" w:rsidR="00E94D77" w:rsidRDefault="00E94D77">
      <w:pPr>
        <w:spacing w:line="480" w:lineRule="auto"/>
        <w:jc w:val="both"/>
        <w:rPr>
          <w:rFonts w:ascii="Roboto Serif Light" w:eastAsia="Roboto Serif Light" w:hAnsi="Roboto Serif Light" w:cs="Roboto Serif Light"/>
          <w:lang w:val="en-GB"/>
        </w:rPr>
      </w:pPr>
    </w:p>
    <w:p w14:paraId="5DD3C044" w14:textId="77777777" w:rsidR="00E94D77" w:rsidRDefault="00430C4D">
      <w:pPr>
        <w:keepNext/>
        <w:keepLines/>
        <w:tabs>
          <w:tab w:val="center" w:pos="1830"/>
        </w:tabs>
        <w:spacing w:after="252" w:line="480" w:lineRule="auto"/>
        <w:ind w:left="-15"/>
        <w:jc w:val="both"/>
        <w:rPr>
          <w:rFonts w:ascii="Roboto Serif Light" w:eastAsia="Roboto Serif Light" w:hAnsi="Roboto Serif Light" w:cs="Roboto Serif Light"/>
          <w:sz w:val="28"/>
          <w:szCs w:val="28"/>
          <w:lang w:val="en-GB"/>
        </w:rPr>
      </w:pPr>
      <w:r>
        <w:rPr>
          <w:rFonts w:ascii="Roboto Serif ExtraLight" w:eastAsia="Roboto Serif ExtraLight" w:hAnsi="Roboto Serif ExtraLight" w:cs="Roboto Serif ExtraLight"/>
          <w:sz w:val="28"/>
          <w:szCs w:val="28"/>
          <w:lang w:val="en-GB"/>
        </w:rPr>
        <w:t>2</w:t>
      </w:r>
      <w:r>
        <w:rPr>
          <w:rFonts w:ascii="Roboto Serif ExtraLight" w:eastAsia="Roboto Serif ExtraLight" w:hAnsi="Roboto Serif ExtraLight" w:cs="Roboto Serif ExtraLight"/>
          <w:sz w:val="28"/>
          <w:szCs w:val="28"/>
          <w:lang w:val="en-GB"/>
        </w:rPr>
        <w:tab/>
        <w:t>Materials and Methods</w:t>
      </w:r>
    </w:p>
    <w:p w14:paraId="1F83E153"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2.1 RMQS scheme</w:t>
      </w:r>
    </w:p>
    <w:p w14:paraId="2167E0DB"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The French Soil Quality Monitoring Network has been implemented in France since 2000. This programme is supported by the Scientific Interest Group Soil (</w:t>
      </w:r>
      <w:r>
        <w:fldChar w:fldCharType="begin"/>
      </w:r>
      <w:r>
        <w:rPr>
          <w:lang w:val="en-GB"/>
          <w:rPrChange w:id="152" w:author=" " w:date="2025-09-10T08:50:00Z">
            <w:rPr/>
          </w:rPrChange>
        </w:rPr>
        <w:instrText xml:space="preserve"> HYPERLINK "http://www.gissol.fr" \h </w:instrText>
      </w:r>
      <w:r>
        <w:fldChar w:fldCharType="separate"/>
      </w:r>
      <w:r>
        <w:rPr>
          <w:rFonts w:ascii="Roboto Serif Light" w:eastAsia="Roboto Serif Light" w:hAnsi="Roboto Serif Light" w:cs="Roboto Serif Light"/>
          <w:color w:val="1155CC"/>
          <w:u w:val="single"/>
          <w:lang w:val="en-GB"/>
        </w:rPr>
        <w:t>www.gissol.fr</w:t>
      </w:r>
      <w:r>
        <w:rPr>
          <w:rFonts w:ascii="Roboto Serif Light" w:eastAsia="Roboto Serif Light" w:hAnsi="Roboto Serif Light" w:cs="Roboto Serif Light"/>
          <w:color w:val="1155CC"/>
          <w:u w:val="single"/>
          <w:lang w:val="en-GB"/>
        </w:rPr>
        <w:fldChar w:fldCharType="end"/>
      </w:r>
      <w:r>
        <w:rPr>
          <w:rFonts w:ascii="Roboto Serif Light" w:eastAsia="Roboto Serif Light" w:hAnsi="Roboto Serif Light" w:cs="Roboto Serif Light"/>
          <w:lang w:val="en-GB"/>
        </w:rPr>
        <w:t xml:space="preserve">) and is coordinated by the INRAE Info&amp;Sols research unit. This network of 2240 sites is based on a 16 km x 16 km systematic grid covering continental France and overseas territories. The RMQS has been designed to be representative of the main soils and land uses across France including agricultural fields, meadows, urban gardens, wastelands, forests, vineyards, orchards, and other natural environments </w:t>
      </w:r>
      <w:r>
        <w:fldChar w:fldCharType="begin"/>
      </w:r>
      <w:r>
        <w:rPr>
          <w:lang w:val="en-GB"/>
          <w:rPrChange w:id="153" w:author=" " w:date="2025-09-10T08:50:00Z">
            <w:rPr/>
          </w:rPrChange>
        </w:rPr>
        <w:instrText xml:space="preserve"> HYPERLINK "https://www.zotero.org/google-docs/?HpvGSU" \h </w:instrText>
      </w:r>
      <w:r>
        <w:fldChar w:fldCharType="separate"/>
      </w:r>
      <w:r>
        <w:rPr>
          <w:rFonts w:ascii="Roboto Serif Light" w:eastAsia="Roboto Serif Light" w:hAnsi="Roboto Serif Light" w:cs="Roboto Serif Light"/>
          <w:lang w:val="en-GB"/>
        </w:rPr>
        <w:t>(Jolivet et al., 2022)</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Historical and actual management practices are collected on each RMQS site in order to facilitate data interpretation and modelling. The RMQS generates thousands of samples a year that are prepared for analysis and stored in the European soil samples archive. Samples may be used for a posteriori analysis of changes over time, to check any analytical drift or for re-examination using new techniques. RMQS data are gathered in a national soil information system including operational databases, a data warehouse and a set of user interfaces built to capture and share the data. The 1st campaign took place from 2000 to 2015 and the 2nd campaign started in 2016 and is expected to end by 2031. It will provide data to document the evolution of soil quality with major issues related to soil organic carbon dynamics and climate change, soil contamination and human health, soil water content regulation and soil biodiversity. As part of the development of a comprehensive monitoring of terrestrial biodiversity in France, a network called RMQS-Biodiversity was deployed in 2024 over the French territory during </w:t>
      </w:r>
      <w:r>
        <w:rPr>
          <w:rFonts w:ascii="Roboto Serif Light" w:eastAsia="Roboto Serif Light" w:hAnsi="Roboto Serif Light" w:cs="Roboto Serif Light"/>
          <w:lang w:val="en-GB"/>
        </w:rPr>
        <w:lastRenderedPageBreak/>
        <w:t xml:space="preserve">the second sampling campaign of the RMQS. A test on 30 study sites was performed from 2020 to 2022 </w:t>
      </w:r>
      <w:r>
        <w:fldChar w:fldCharType="begin"/>
      </w:r>
      <w:r>
        <w:rPr>
          <w:lang w:val="en-GB"/>
          <w:rPrChange w:id="154" w:author=" " w:date="2025-09-10T08:50:00Z">
            <w:rPr/>
          </w:rPrChange>
        </w:rPr>
        <w:instrText xml:space="preserve"> HYPERLINK "https://www.zotero.org/google-docs/?rwh360" \h </w:instrText>
      </w:r>
      <w:r>
        <w:fldChar w:fldCharType="separate"/>
      </w:r>
      <w:r>
        <w:rPr>
          <w:rFonts w:ascii="Roboto Serif Light" w:eastAsia="Roboto Serif Light" w:hAnsi="Roboto Serif Light" w:cs="Roboto Serif Light"/>
          <w:lang w:val="en-GB"/>
        </w:rPr>
        <w:t>(Imbert et al., 2023a)</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w:t>
      </w:r>
    </w:p>
    <w:p w14:paraId="2929F1C6" w14:textId="77777777" w:rsidR="00E94D77" w:rsidRDefault="00430C4D">
      <w:pPr>
        <w:spacing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Figure 1 illustrates the locations of the 2024 sampling campaign </w:t>
      </w:r>
      <w:ins w:id="155" w:author=" " w:date="2025-09-11T08:50:00Z">
        <w:r>
          <w:rPr>
            <w:rFonts w:ascii="Roboto Serif Light" w:eastAsia="Roboto Serif Light" w:hAnsi="Roboto Serif Light" w:cs="Roboto Serif Light"/>
            <w:lang w:val="en-GB"/>
          </w:rPr>
          <w:t xml:space="preserve">(Figure 1A &amp; B) </w:t>
        </w:r>
      </w:ins>
      <w:r>
        <w:rPr>
          <w:rFonts w:ascii="Roboto Serif Light" w:eastAsia="Roboto Serif Light" w:hAnsi="Roboto Serif Light" w:cs="Roboto Serif Light"/>
          <w:lang w:val="en-GB"/>
        </w:rPr>
        <w:t>and the RMQS-Biodiversity sampling layout</w:t>
      </w:r>
      <w:ins w:id="156" w:author=" " w:date="2025-09-11T08:50:00Z">
        <w:r>
          <w:rPr>
            <w:rFonts w:ascii="Roboto Serif Light" w:eastAsia="Roboto Serif Light" w:hAnsi="Roboto Serif Light" w:cs="Roboto Serif Light"/>
            <w:lang w:val="en-GB"/>
          </w:rPr>
          <w:t xml:space="preserve"> (Figure 1C)</w:t>
        </w:r>
      </w:ins>
      <w:r>
        <w:rPr>
          <w:rFonts w:ascii="Roboto Serif Light" w:eastAsia="Roboto Serif Light" w:hAnsi="Roboto Serif Light" w:cs="Roboto Serif Light"/>
          <w:lang w:val="en-GB"/>
        </w:rPr>
        <w:t xml:space="preserve">. </w:t>
      </w:r>
      <w:ins w:id="157" w:author=" " w:date="2025-09-10T11:42:00Z">
        <w:r>
          <w:rPr>
            <w:rFonts w:ascii="Roboto Serif Light" w:eastAsia="Roboto Serif Light" w:hAnsi="Roboto Serif Light" w:cs="Roboto Serif Light"/>
            <w:lang w:val="en-GB"/>
          </w:rPr>
          <w:t xml:space="preserve">The sampling strategy of the RMQS is based on a regular grid of 16 × 16 km, and approximately 180 sites are sampled each year during the second campaign at the centre of each 16 × 16 km cell.  At each site, a 20 × 20 m sampling design is set up to collect composite samples at several soil depths (in most cases: 0 – 30 cm, 30- 50 cm, 50 – 75 cm, 75 – 100 cm). In addition, a soil pit is dug nearby in order to describe the soil profile and collect samples from each horizon. </w:t>
        </w:r>
      </w:ins>
      <w:del w:id="158" w:author=" " w:date="2025-09-10T11:42:00Z">
        <w:r>
          <w:rPr>
            <w:rFonts w:ascii="Roboto Serif Light" w:eastAsia="Roboto Serif Light" w:hAnsi="Roboto Serif Light" w:cs="Roboto Serif Light"/>
            <w:lang w:val="en-GB"/>
          </w:rPr>
          <w:delText>The sampling strategy of the RMQS is based on a regular grid of 16 × 16 km, and approximately 180 sites are sampled each year during the second campaign</w:delText>
        </w:r>
      </w:del>
      <w:del w:id="159" w:author=" " w:date="2025-09-10T11:43:00Z">
        <w:r>
          <w:rPr>
            <w:rFonts w:ascii="Roboto Serif Light" w:eastAsia="Roboto Serif Light" w:hAnsi="Roboto Serif Light" w:cs="Roboto Serif Light"/>
            <w:lang w:val="en-GB"/>
          </w:rPr>
          <w:delText xml:space="preserve">. </w:delText>
        </w:r>
      </w:del>
      <w:del w:id="160" w:author=" " w:date="2025-09-09T11:35:00Z">
        <w:r>
          <w:rPr>
            <w:rFonts w:ascii="Roboto Serif Light" w:eastAsia="Roboto Serif Light" w:hAnsi="Roboto Serif Light" w:cs="Roboto Serif Light"/>
            <w:lang w:val="en-GB"/>
          </w:rPr>
          <w:delText xml:space="preserve">At each site, a 20 × 20 m sampling design and a soil pit are set up at the centre of each 16 × 16 km cell to collect composite samples at several soil depths, describe the soil profile and collect horizon samples. </w:delText>
        </w:r>
      </w:del>
      <w:r>
        <w:rPr>
          <w:rFonts w:ascii="Roboto Serif Light" w:eastAsia="Roboto Serif Light" w:hAnsi="Roboto Serif Light" w:cs="Roboto Serif Light"/>
          <w:lang w:val="en-GB"/>
        </w:rPr>
        <w:t>The set of protocols implemented are described in the RMQS2 manual (Jolivet et al. 2022). The central blue square represents the standard RMQS sampling area (20 × 20 m). Due to the disruptive nature of the hand-sorting protocol, this area was extended to a</w:t>
      </w:r>
      <w:ins w:id="161" w:author=" " w:date="2025-09-10T11:43:00Z">
        <w:r>
          <w:rPr>
            <w:rFonts w:ascii="Roboto Serif Light" w:eastAsia="Roboto Serif Light" w:hAnsi="Roboto Serif Light" w:cs="Roboto Serif Light"/>
            <w:lang w:val="en-GB"/>
          </w:rPr>
          <w:t xml:space="preserve"> </w:t>
        </w:r>
      </w:ins>
      <w:del w:id="162" w:author=" " w:date="2025-09-10T11:43:00Z">
        <w:r>
          <w:rPr>
            <w:rFonts w:ascii="Roboto Serif Light" w:eastAsia="Roboto Serif Light" w:hAnsi="Roboto Serif Light" w:cs="Roboto Serif Light"/>
            <w:lang w:val="en-GB"/>
          </w:rPr>
          <w:delText xml:space="preserve"> 28</w:delText>
        </w:r>
      </w:del>
      <w:ins w:id="163" w:author=" " w:date="2025-09-10T11:43:00Z">
        <w:r>
          <w:rPr>
            <w:rFonts w:ascii="Roboto Serif Light" w:eastAsia="Roboto Serif Light" w:hAnsi="Roboto Serif Light" w:cs="Roboto Serif Light"/>
            <w:lang w:val="en-GB"/>
          </w:rPr>
          <w:t>32</w:t>
        </w:r>
      </w:ins>
      <w:r>
        <w:rPr>
          <w:rFonts w:ascii="Roboto Serif Light" w:eastAsia="Roboto Serif Light" w:hAnsi="Roboto Serif Light" w:cs="Roboto Serif Light"/>
          <w:lang w:val="en-GB"/>
        </w:rPr>
        <w:t xml:space="preserve"> × </w:t>
      </w:r>
      <w:del w:id="164" w:author=" " w:date="2025-09-10T11:43:00Z">
        <w:r>
          <w:rPr>
            <w:rFonts w:ascii="Roboto Serif Light" w:eastAsia="Roboto Serif Light" w:hAnsi="Roboto Serif Light" w:cs="Roboto Serif Light"/>
            <w:lang w:val="en-GB"/>
          </w:rPr>
          <w:delText xml:space="preserve">28 </w:delText>
        </w:r>
      </w:del>
      <w:ins w:id="165" w:author=" " w:date="2025-09-10T11:43:00Z">
        <w:r>
          <w:rPr>
            <w:rFonts w:ascii="Roboto Serif Light" w:eastAsia="Roboto Serif Light" w:hAnsi="Roboto Serif Light" w:cs="Roboto Serif Light"/>
            <w:lang w:val="en-GB"/>
          </w:rPr>
          <w:t xml:space="preserve">32 </w:t>
        </w:r>
      </w:ins>
      <w:r>
        <w:rPr>
          <w:rFonts w:ascii="Roboto Serif Light" w:eastAsia="Roboto Serif Light" w:hAnsi="Roboto Serif Light" w:cs="Roboto Serif Light"/>
          <w:lang w:val="en-GB"/>
        </w:rPr>
        <w:t>m square for the biodiversity assessment to avoid high disturbance in the standard RMQS sampling area.</w:t>
      </w:r>
    </w:p>
    <w:p w14:paraId="492D05F5" w14:textId="77777777" w:rsidR="00E94D77" w:rsidRDefault="00E94D77">
      <w:pPr>
        <w:spacing w:line="480" w:lineRule="auto"/>
        <w:jc w:val="both"/>
        <w:rPr>
          <w:rFonts w:ascii="Roboto Serif Light" w:eastAsia="Roboto Serif Light" w:hAnsi="Roboto Serif Light" w:cs="Roboto Serif Light"/>
          <w:color w:val="4A86E8"/>
          <w:lang w:val="en-GB"/>
        </w:rPr>
      </w:pPr>
    </w:p>
    <w:p w14:paraId="5F4A575A"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2.2 Protocols for soil biodiversity assessment</w:t>
      </w:r>
    </w:p>
    <w:p w14:paraId="4205FF3F" w14:textId="77777777" w:rsidR="00E94D77" w:rsidRDefault="00430C4D">
      <w:pPr>
        <w:spacing w:after="240" w:line="24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2.2.1 Sampling period</w:t>
      </w:r>
    </w:p>
    <w:p w14:paraId="7B1DEEC5" w14:textId="77777777" w:rsidR="00E94D77" w:rsidRDefault="00430C4D">
      <w:pPr>
        <w:spacing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In spring 2024, we characterized the biodiversity of a subset of 69 sites sampled in 2023 for the RMQS</w:t>
      </w:r>
      <w:ins w:id="166" w:author=" " w:date="2025-09-11T08:49:00Z">
        <w:r>
          <w:rPr>
            <w:rFonts w:ascii="Roboto Serif Light" w:eastAsia="Roboto Serif Light" w:hAnsi="Roboto Serif Light" w:cs="Roboto Serif Light"/>
            <w:lang w:val="en-GB"/>
          </w:rPr>
          <w:t xml:space="preserve"> (Figure 1</w:t>
        </w:r>
      </w:ins>
      <w:ins w:id="167" w:author=" " w:date="2025-09-11T09:10:00Z">
        <w:r>
          <w:rPr>
            <w:rFonts w:ascii="Roboto Serif Light" w:eastAsia="Roboto Serif Light" w:hAnsi="Roboto Serif Light" w:cs="Roboto Serif Light"/>
            <w:lang w:val="en-GB"/>
          </w:rPr>
          <w:t>A</w:t>
        </w:r>
      </w:ins>
      <w:ins w:id="168" w:author=" " w:date="2025-09-11T09:11:00Z">
        <w:r>
          <w:rPr>
            <w:rFonts w:ascii="Roboto Serif Light" w:eastAsia="Roboto Serif Light" w:hAnsi="Roboto Serif Light" w:cs="Roboto Serif Light"/>
            <w:lang w:val="en-GB"/>
          </w:rPr>
          <w:t xml:space="preserve"> &amp; B</w:t>
        </w:r>
      </w:ins>
      <w:ins w:id="169" w:author=" " w:date="2025-09-11T08:49:00Z">
        <w:r>
          <w:rPr>
            <w:rFonts w:ascii="Roboto Serif Light" w:eastAsia="Roboto Serif Light" w:hAnsi="Roboto Serif Light" w:cs="Roboto Serif Light"/>
            <w:lang w:val="en-GB"/>
          </w:rPr>
          <w:t>)</w:t>
        </w:r>
      </w:ins>
      <w:r>
        <w:rPr>
          <w:rFonts w:ascii="Roboto Serif Light" w:eastAsia="Roboto Serif Light" w:hAnsi="Roboto Serif Light" w:cs="Roboto Serif Light"/>
          <w:lang w:val="en-GB"/>
        </w:rPr>
        <w:t xml:space="preserve">, in order to take advantage of the logistics already in place the previous year (contact with landowners/managers, </w:t>
      </w:r>
      <w:ins w:id="170" w:author=" " w:date="2025-09-10T11:45:00Z">
        <w:r>
          <w:rPr>
            <w:rFonts w:ascii="Roboto Serif Light" w:eastAsia="Roboto Serif Light" w:hAnsi="Roboto Serif Light" w:cs="Roboto Serif Light"/>
            <w:lang w:val="en-GB"/>
          </w:rPr>
          <w:t>exact positioning of the sampling area</w:t>
        </w:r>
      </w:ins>
      <w:del w:id="171" w:author=" " w:date="2025-09-10T11:45:00Z">
        <w:r>
          <w:rPr>
            <w:rFonts w:ascii="Roboto Serif Light" w:eastAsia="Roboto Serif Light" w:hAnsi="Roboto Serif Light" w:cs="Roboto Serif Light"/>
            <w:lang w:val="en-GB"/>
          </w:rPr>
          <w:delText>delineation of the 20 x 20 m area</w:delText>
        </w:r>
      </w:del>
      <w:r>
        <w:rPr>
          <w:rFonts w:ascii="Roboto Serif Light" w:eastAsia="Roboto Serif Light" w:hAnsi="Roboto Serif Light" w:cs="Roboto Serif Light"/>
          <w:lang w:val="en-GB"/>
        </w:rPr>
        <w:t xml:space="preserve">, complete physico-chemical analyses). Unlike RMQS soil sampling, which is carried out throughout the year by various service providers (agricultural chambers, scientists, private companies, etc.), we deployed three dedicated teams to conduct biodiversity sampling during the most favorable period, from late winter (mid-March) to early spring (mid-June) according to local climate. A few high-altitude sites in the Alps and Pyrenees were sampled in July to account for the specific constraints of these environments. </w:t>
      </w:r>
      <w:ins w:id="172" w:author=" " w:date="2025-09-11T09:11:00Z">
        <w:r>
          <w:rPr>
            <w:rFonts w:ascii="Roboto Serif Light" w:eastAsia="Roboto Serif Light" w:hAnsi="Roboto Serif Light" w:cs="Roboto Serif Light"/>
            <w:lang w:val="en-GB"/>
          </w:rPr>
          <w:t>The spatial distribution of replicates is shown in Figure 1C.</w:t>
        </w:r>
      </w:ins>
    </w:p>
    <w:p w14:paraId="465E086E" w14:textId="77777777" w:rsidR="00E94D77" w:rsidRDefault="00430C4D">
      <w:pPr>
        <w:spacing w:after="240" w:line="24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2.2.2 Soil sampling</w:t>
      </w:r>
    </w:p>
    <w:p w14:paraId="20765062" w14:textId="77777777" w:rsidR="00E94D77" w:rsidRDefault="00430C4D">
      <w:pPr>
        <w:spacing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Twenty-five auger samples </w:t>
      </w:r>
      <w:ins w:id="173" w:author=" " w:date="2025-09-10T11:46:00Z">
        <w:r>
          <w:rPr>
            <w:rFonts w:ascii="Roboto Serif Light" w:eastAsia="Roboto Serif Light" w:hAnsi="Roboto Serif Light" w:cs="Roboto Serif Light"/>
            <w:lang w:val="en-GB"/>
          </w:rPr>
          <w:t xml:space="preserve">(4 cm diameter) </w:t>
        </w:r>
      </w:ins>
      <w:r>
        <w:rPr>
          <w:rFonts w:ascii="Roboto Serif Light" w:eastAsia="Roboto Serif Light" w:hAnsi="Roboto Serif Light" w:cs="Roboto Serif Light"/>
          <w:lang w:val="en-GB"/>
        </w:rPr>
        <w:t xml:space="preserve">from </w:t>
      </w:r>
      <w:del w:id="174" w:author=" " w:date="2025-09-11T09:08:00Z">
        <w:r>
          <w:rPr>
            <w:rFonts w:ascii="Roboto Serif Light" w:eastAsia="Roboto Serif Light" w:hAnsi="Roboto Serif Light" w:cs="Roboto Serif Light"/>
            <w:lang w:val="en-GB"/>
          </w:rPr>
          <w:delText xml:space="preserve">the surface layer </w:delText>
        </w:r>
      </w:del>
      <w:ins w:id="175" w:author=" " w:date="2025-09-11T09:08:00Z">
        <w:r>
          <w:rPr>
            <w:rFonts w:ascii="Roboto Serif Light" w:eastAsia="Roboto Serif Light" w:hAnsi="Roboto Serif Light" w:cs="Roboto Serif Light"/>
            <w:lang w:val="en-GB"/>
          </w:rPr>
          <w:t xml:space="preserve">0–30 cm depth </w:t>
        </w:r>
      </w:ins>
      <w:r>
        <w:rPr>
          <w:rFonts w:ascii="Roboto Serif Light" w:eastAsia="Roboto Serif Light" w:hAnsi="Roboto Serif Light" w:cs="Roboto Serif Light"/>
          <w:lang w:val="en-GB"/>
        </w:rPr>
        <w:t>were collected within the elementary sampling areas (blue cells in Figure 1</w:t>
      </w:r>
      <w:ins w:id="176" w:author=" " w:date="2025-09-11T08:51:00Z">
        <w:r>
          <w:rPr>
            <w:rFonts w:ascii="Roboto Serif Light" w:eastAsia="Roboto Serif Light" w:hAnsi="Roboto Serif Light" w:cs="Roboto Serif Light"/>
            <w:lang w:val="en-GB"/>
          </w:rPr>
          <w:t>C</w:t>
        </w:r>
      </w:ins>
      <w:r>
        <w:rPr>
          <w:rFonts w:ascii="Roboto Serif Light" w:eastAsia="Roboto Serif Light" w:hAnsi="Roboto Serif Light" w:cs="Roboto Serif Light"/>
          <w:lang w:val="en-GB"/>
        </w:rPr>
        <w:t xml:space="preserve">) and pooled to create a composite soil sample for each site. </w:t>
      </w:r>
      <w:r>
        <w:rPr>
          <w:rFonts w:ascii="Roboto Serif Light" w:eastAsia="Roboto Serif Light" w:hAnsi="Roboto Serif Light" w:cs="Roboto Serif Light"/>
          <w:lang w:val="en-GB"/>
        </w:rPr>
        <w:lastRenderedPageBreak/>
        <w:t xml:space="preserve">Within each elementary plot, the sampling point was randomly selected within a one-meter radius around the marker, with no preference given to terrain features (e.g., depressions, elevations, or proximity to the marker). </w:t>
      </w:r>
      <w:del w:id="177" w:author=" " w:date="2025-09-11T08:51:00Z">
        <w:r>
          <w:rPr>
            <w:rFonts w:ascii="Roboto Serif Light" w:eastAsia="Roboto Serif Light" w:hAnsi="Roboto Serif Light" w:cs="Roboto Serif Light"/>
            <w:lang w:val="en-GB"/>
          </w:rPr>
          <w:delText>Sampling depth was defined based on land use. In croplands, it ranged from 0–10 cm to 0–30 cm depending on ploughing depth. In other land uses (forests, fallow land, permanent grasslands, semi-natural ecosystems), s</w:delText>
        </w:r>
      </w:del>
      <w:ins w:id="178" w:author=" " w:date="2025-09-11T08:51:00Z">
        <w:r>
          <w:rPr>
            <w:rFonts w:ascii="Roboto Serif Light" w:eastAsia="Roboto Serif Light" w:hAnsi="Roboto Serif Light" w:cs="Roboto Serif Light"/>
            <w:lang w:val="en-GB"/>
          </w:rPr>
          <w:t>S</w:t>
        </w:r>
      </w:ins>
      <w:r>
        <w:rPr>
          <w:rFonts w:ascii="Roboto Serif Light" w:eastAsia="Roboto Serif Light" w:hAnsi="Roboto Serif Light" w:cs="Roboto Serif Light"/>
          <w:lang w:val="en-GB"/>
        </w:rPr>
        <w:t xml:space="preserve">amples were consistently taken from </w:t>
      </w:r>
      <w:del w:id="179" w:author=" " w:date="2025-09-11T09:08:00Z">
        <w:r>
          <w:rPr>
            <w:rFonts w:ascii="Roboto Serif Light" w:eastAsia="Roboto Serif Light" w:hAnsi="Roboto Serif Light" w:cs="Roboto Serif Light"/>
            <w:lang w:val="en-GB"/>
          </w:rPr>
          <w:delText>0–30 cm depth</w:delText>
        </w:r>
      </w:del>
      <w:del w:id="180" w:author=" " w:date="2025-09-11T08:52:00Z">
        <w:r>
          <w:rPr>
            <w:rFonts w:ascii="Roboto Serif Light" w:eastAsia="Roboto Serif Light" w:hAnsi="Roboto Serif Light" w:cs="Roboto Serif Light"/>
            <w:lang w:val="en-GB"/>
          </w:rPr>
          <w:delText>. For this study, the composite sample did not include the holorganic layer of the soil</w:delText>
        </w:r>
      </w:del>
      <w:del w:id="181" w:author=" " w:date="2025-09-11T09:08:00Z">
        <w:r>
          <w:rPr>
            <w:rFonts w:ascii="Roboto Serif Light" w:eastAsia="Roboto Serif Light" w:hAnsi="Roboto Serif Light" w:cs="Roboto Serif Light"/>
            <w:lang w:val="en-GB"/>
          </w:rPr>
          <w:delText xml:space="preserve"> </w:delText>
        </w:r>
      </w:del>
      <w:r>
        <w:fldChar w:fldCharType="begin"/>
      </w:r>
      <w:r>
        <w:rPr>
          <w:lang w:val="en-GB"/>
          <w:rPrChange w:id="182" w:author=" " w:date="2025-09-10T08:50:00Z">
            <w:rPr/>
          </w:rPrChange>
        </w:rPr>
        <w:instrText xml:space="preserve"> HYPERLINK "https://www.zotero.org/google-docs/?umClZD" \h </w:instrText>
      </w:r>
      <w:r>
        <w:fldChar w:fldCharType="separate"/>
      </w:r>
      <w:r>
        <w:rPr>
          <w:rFonts w:ascii="Roboto Serif Light" w:eastAsia="Roboto Serif Light" w:hAnsi="Roboto Serif Light" w:cs="Roboto Serif Light"/>
          <w:lang w:val="en-GB"/>
        </w:rPr>
        <w:t>(Jolivet et al., 2022)</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The composite soil sample was subsequently used for physico-chemical analyses, environmental DNA metabarcoding, and nematode community assessment. Only the nematode analysis is presented in this paper.</w:t>
      </w:r>
    </w:p>
    <w:p w14:paraId="75F69312" w14:textId="77777777" w:rsidR="00E94D77" w:rsidRDefault="00430C4D">
      <w:pPr>
        <w:spacing w:after="240" w:line="24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2.2.3 Nematode extraction and identification</w:t>
      </w:r>
    </w:p>
    <w:p w14:paraId="0F7500B8"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Nematodes were extracted from 300 g of the previous composite soil sample (fresh weight) by Ostenbrink elutriation followed by cotton–wool filter step </w:t>
      </w:r>
      <w:r>
        <w:fldChar w:fldCharType="begin"/>
      </w:r>
      <w:r>
        <w:rPr>
          <w:lang w:val="en-GB"/>
          <w:rPrChange w:id="183" w:author=" " w:date="2025-09-10T08:50:00Z">
            <w:rPr/>
          </w:rPrChange>
        </w:rPr>
        <w:instrText xml:space="preserve"> HYPERLINK "https://www.zotero.org/google-docs/?jBhRCB" \h </w:instrText>
      </w:r>
      <w:r>
        <w:fldChar w:fldCharType="separate"/>
      </w:r>
      <w:r>
        <w:rPr>
          <w:rFonts w:ascii="Roboto Serif Light" w:eastAsia="Roboto Serif Light" w:hAnsi="Roboto Serif Light" w:cs="Roboto Serif Light"/>
          <w:lang w:val="en-GB"/>
        </w:rPr>
        <w:t>(ISO 23611-4, 2007)</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and counted under a binocular microscope. After fixation in formaldehyde–glycerol (4%), 220 specimens per sample were identified to family and genus levels in mass slides under a microscope. </w:t>
      </w:r>
      <w:del w:id="184" w:author=" " w:date="2025-09-10T11:35:00Z">
        <w:r>
          <w:rPr>
            <w:rFonts w:ascii="Roboto Serif Light" w:eastAsia="Roboto Serif Light" w:hAnsi="Roboto Serif Light" w:cs="Roboto Serif Light"/>
            <w:lang w:val="en-GB"/>
          </w:rPr>
          <w:delText xml:space="preserve">The taxa were then grouped according trophic groups (Yeates et al., 1993) and a colonizer-persister (cp) class </w:delText>
        </w:r>
        <w:r>
          <w:fldChar w:fldCharType="begin"/>
        </w:r>
        <w:r>
          <w:rPr>
            <w:lang w:val="en-GB"/>
            <w:rPrChange w:id="185" w:author=" " w:date="2025-09-10T08:50:00Z">
              <w:rPr/>
            </w:rPrChange>
          </w:rPr>
          <w:delInstrText xml:space="preserve"> HYPERLINK "https://www.zotero.org/google-docs/?po6mHz" \h </w:delInstrText>
        </w:r>
        <w:r>
          <w:fldChar w:fldCharType="separate"/>
        </w:r>
        <w:r>
          <w:rPr>
            <w:rFonts w:ascii="Roboto Serif Light" w:eastAsia="Roboto Serif Light" w:hAnsi="Roboto Serif Light" w:cs="Roboto Serif Light"/>
            <w:lang w:val="en-GB"/>
          </w:rPr>
          <w:delText>(Bongers, 1994)</w:delText>
        </w:r>
        <w:r>
          <w:rPr>
            <w:rFonts w:ascii="Roboto Serif Light" w:eastAsia="Roboto Serif Light" w:hAnsi="Roboto Serif Light" w:cs="Roboto Serif Light"/>
            <w:lang w:val="en-GB"/>
          </w:rPr>
          <w:fldChar w:fldCharType="end"/>
        </w:r>
      </w:del>
      <w:del w:id="186" w:author=" " w:date="2025-09-10T11:34:00Z">
        <w:r>
          <w:rPr>
            <w:rFonts w:ascii="Roboto Serif Light" w:eastAsia="Roboto Serif Light" w:hAnsi="Roboto Serif Light" w:cs="Roboto Serif Light"/>
            <w:lang w:val="en-GB"/>
          </w:rPr>
          <w:delText>, which rates the taxa life strategy from extreme r- (cp1) to extreme K-strategists (cp5),</w:delText>
        </w:r>
      </w:del>
      <w:del w:id="187" w:author=" " w:date="2025-09-10T11:35:00Z">
        <w:r>
          <w:rPr>
            <w:rFonts w:ascii="Roboto Serif Light" w:eastAsia="Roboto Serif Light" w:hAnsi="Roboto Serif Light" w:cs="Roboto Serif Light"/>
            <w:lang w:val="en-GB"/>
          </w:rPr>
          <w:delText xml:space="preserve"> </w:delText>
        </w:r>
      </w:del>
      <w:moveFromRangeStart w:id="188" w:author=" " w:date="2025-09-10T11:34:00Z" w:name="move208396497"/>
      <w:moveFrom w:id="189" w:author=" " w:date="2025-09-10T11:34:00Z">
        <w:del w:id="190" w:author=" " w:date="2025-09-10T11:35:00Z">
          <w:r>
            <w:rPr>
              <w:rFonts w:ascii="Roboto Serif Light" w:eastAsia="Roboto Serif Light" w:hAnsi="Roboto Serif Light" w:cs="Roboto Serif Light"/>
              <w:lang w:val="en-GB"/>
            </w:rPr>
            <w:delText xml:space="preserve">which allowed to assign to each taxa a functional guild and to calculate nematofauna indices </w:delText>
          </w:r>
          <w:r>
            <w:fldChar w:fldCharType="begin"/>
          </w:r>
          <w:r>
            <w:rPr>
              <w:lang w:val="en-GB"/>
              <w:rPrChange w:id="191" w:author=" " w:date="2025-09-10T08:50:00Z">
                <w:rPr/>
              </w:rPrChange>
            </w:rPr>
            <w:delInstrText xml:space="preserve"> HYPERLINK "https://www.zotero.org/google-docs/?eUGNEn" \h </w:delInstrText>
          </w:r>
          <w:r>
            <w:fldChar w:fldCharType="separate"/>
          </w:r>
          <w:r>
            <w:rPr>
              <w:rFonts w:ascii="Roboto Serif Light" w:eastAsia="Roboto Serif Light" w:hAnsi="Roboto Serif Light" w:cs="Roboto Serif Light"/>
              <w:lang w:val="en-GB"/>
            </w:rPr>
            <w:delText>(Ferris et al., 2001)</w:delTex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delText xml:space="preserve">. </w:delText>
          </w:r>
        </w:del>
      </w:moveFrom>
      <w:moveFromRangeEnd w:id="188"/>
      <w:moveToRangeStart w:id="192" w:author=" " w:date="2025-09-10T11:34:00Z" w:name="move208396497"/>
      <w:moveTo w:id="193" w:author=" " w:date="2025-09-10T11:34:00Z">
        <w:del w:id="194" w:author=" " w:date="2025-09-10T11:35:00Z">
          <w:r>
            <w:rPr>
              <w:rFonts w:ascii="Roboto Serif Light" w:eastAsia="Roboto Serif Light" w:hAnsi="Roboto Serif Light" w:cs="Roboto Serif Light"/>
              <w:lang w:val="en-GB"/>
            </w:rPr>
            <w:delText xml:space="preserve">which allowed to assign to each taxa a functional guild and to calculate nematofauna indices </w:delText>
          </w:r>
          <w:r>
            <w:fldChar w:fldCharType="begin"/>
          </w:r>
          <w:r>
            <w:rPr>
              <w:lang w:val="en-GB"/>
            </w:rPr>
            <w:delInstrText xml:space="preserve"> HYPERLINK "https://www.zotero.org/google-docs/?eUGNEn" \h </w:delInstrText>
          </w:r>
          <w:r>
            <w:fldChar w:fldCharType="separate"/>
          </w:r>
          <w:r>
            <w:rPr>
              <w:rFonts w:ascii="Roboto Serif Light" w:eastAsia="Roboto Serif Light" w:hAnsi="Roboto Serif Light" w:cs="Roboto Serif Light"/>
              <w:lang w:val="en-GB"/>
            </w:rPr>
            <w:delText>(Ferris et al., 2001)</w:delTex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delText>.</w:delText>
          </w:r>
        </w:del>
      </w:moveTo>
      <w:moveToRangeEnd w:id="192"/>
    </w:p>
    <w:p w14:paraId="16A94AF8" w14:textId="77777777" w:rsidR="00E94D77" w:rsidRDefault="00E94D77">
      <w:pPr>
        <w:spacing w:line="480" w:lineRule="auto"/>
        <w:jc w:val="both"/>
        <w:rPr>
          <w:rFonts w:ascii="Roboto Serif Light" w:eastAsia="Roboto Serif Light" w:hAnsi="Roboto Serif Light" w:cs="Roboto Serif Light"/>
          <w:lang w:val="en-GB"/>
        </w:rPr>
      </w:pPr>
    </w:p>
    <w:p w14:paraId="77ADC171"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2.2.4 Microarthopod extraction and identification</w:t>
      </w:r>
    </w:p>
    <w:p w14:paraId="5FE2F27A"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From each sampling site (Figure 1), 3 cores of surface soil (0–5 cm depth, 6 cm diameter</w:t>
      </w:r>
      <w:ins w:id="195" w:author=" " w:date="2025-09-11T08:53:00Z">
        <w:r>
          <w:rPr>
            <w:rFonts w:ascii="Roboto Serif Light" w:eastAsia="Roboto Serif Light" w:hAnsi="Roboto Serif Light" w:cs="Roboto Serif Light"/>
            <w:lang w:val="en-GB"/>
          </w:rPr>
          <w:t>, yellow circles in Figure 1C</w:t>
        </w:r>
      </w:ins>
      <w:r>
        <w:rPr>
          <w:rFonts w:ascii="Roboto Serif Light" w:eastAsia="Roboto Serif Light" w:hAnsi="Roboto Serif Light" w:cs="Roboto Serif Light"/>
          <w:lang w:val="en-GB"/>
        </w:rPr>
        <w:t xml:space="preserve">) were collected after the removal of litter (when present), according to </w:t>
      </w:r>
      <w:r>
        <w:fldChar w:fldCharType="begin"/>
      </w:r>
      <w:r>
        <w:rPr>
          <w:lang w:val="en-GB"/>
          <w:rPrChange w:id="196" w:author=" " w:date="2025-09-10T08:50:00Z">
            <w:rPr/>
          </w:rPrChange>
        </w:rPr>
        <w:instrText xml:space="preserve"> HYPERLINK "https://www.zotero.org/google-docs/?Jgj35g" \h </w:instrText>
      </w:r>
      <w:r>
        <w:fldChar w:fldCharType="separate"/>
      </w:r>
      <w:r>
        <w:rPr>
          <w:rFonts w:ascii="Roboto Serif Light" w:eastAsia="Roboto Serif Light" w:hAnsi="Roboto Serif Light" w:cs="Roboto Serif Light"/>
          <w:lang w:val="en-GB"/>
        </w:rPr>
        <w:t>ISO 23611 (2024)</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Microarthropods were extracted from soil cores through dry extraction for 7 days, according to </w:t>
      </w:r>
      <w:r>
        <w:fldChar w:fldCharType="begin"/>
      </w:r>
      <w:r>
        <w:rPr>
          <w:lang w:val="en-GB"/>
          <w:rPrChange w:id="197" w:author=" " w:date="2025-09-10T08:50:00Z">
            <w:rPr/>
          </w:rPrChange>
        </w:rPr>
        <w:instrText xml:space="preserve"> HYPERLINK "https://www.zotero.org/google-docs/?qrp7WL" \h </w:instrText>
      </w:r>
      <w:r>
        <w:fldChar w:fldCharType="separate"/>
      </w:r>
      <w:r>
        <w:rPr>
          <w:rFonts w:ascii="Roboto Serif Light" w:eastAsia="Roboto Serif Light" w:hAnsi="Roboto Serif Light" w:cs="Roboto Serif Light"/>
          <w:lang w:val="en-GB"/>
        </w:rPr>
        <w:t>Macfadyen (1961)</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The temperature above the cores was increased during extraction from 35 °C (2 days) to 45 °C (2 days) and then to 60 °C (3 days), while the temperature below the cores was kept at 5 °C. Collected animals were preserved in 70% ethanol. For each soil sample, Collembola were counted and identified at morpho-species level under a stereo-microscope (Kyowa optical, SDZ-TR-PL, 7 to 45× magnification). Specimens were clarified in Marc André solution I and mounted in Marc André solution II </w:t>
      </w:r>
      <w:r>
        <w:fldChar w:fldCharType="begin"/>
      </w:r>
      <w:r>
        <w:rPr>
          <w:lang w:val="en-GB"/>
          <w:rPrChange w:id="198" w:author=" " w:date="2025-09-10T08:50:00Z">
            <w:rPr/>
          </w:rPrChange>
        </w:rPr>
        <w:instrText xml:space="preserve"> HYPERLINK "https://www.zotero.org/google-docs/?IdAfCL" \h </w:instrText>
      </w:r>
      <w:r>
        <w:fldChar w:fldCharType="separate"/>
      </w:r>
      <w:r>
        <w:rPr>
          <w:rFonts w:ascii="Roboto Serif Light" w:eastAsia="Roboto Serif Light" w:hAnsi="Roboto Serif Light" w:cs="Roboto Serif Light"/>
          <w:lang w:val="en-GB"/>
        </w:rPr>
        <w:t>(André, 1946)</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Species identification was checked using phase-contrast microscopy (Zeiss, Axio Scope A1, 200 to 630× magnification) according to various dichotomous keys </w:t>
      </w:r>
      <w:r>
        <w:fldChar w:fldCharType="begin"/>
      </w:r>
      <w:r>
        <w:rPr>
          <w:lang w:val="en-GB"/>
          <w:rPrChange w:id="199" w:author=" " w:date="2025-09-10T08:50:00Z">
            <w:rPr/>
          </w:rPrChange>
        </w:rPr>
        <w:instrText xml:space="preserve"> HYPERLINK "https://www.zotero.org/google-docs/?0XNuta" \h </w:instrText>
      </w:r>
      <w:r>
        <w:fldChar w:fldCharType="separate"/>
      </w:r>
      <w:r>
        <w:rPr>
          <w:rFonts w:ascii="Roboto Serif Light" w:eastAsia="Roboto Serif Light" w:hAnsi="Roboto Serif Light" w:cs="Roboto Serif Light"/>
          <w:lang w:val="en-GB"/>
        </w:rPr>
        <w:t>(Bretfeld, 1999; Hopkin, 2007</w:t>
      </w:r>
      <w:r>
        <w:rPr>
          <w:rFonts w:ascii="Roboto Serif Light" w:eastAsia="Roboto Serif Light" w:hAnsi="Roboto Serif Light" w:cs="Roboto Serif Light"/>
          <w:lang w:val="en-GB"/>
        </w:rPr>
        <w:fldChar w:fldCharType="end"/>
      </w:r>
      <w:r>
        <w:fldChar w:fldCharType="begin"/>
      </w:r>
      <w:r>
        <w:rPr>
          <w:lang w:val="en-GB"/>
          <w:rPrChange w:id="200" w:author=" " w:date="2025-09-10T08:50:00Z">
            <w:rPr/>
          </w:rPrChange>
        </w:rPr>
        <w:instrText xml:space="preserve"> HYPERLINK "https://www.zotero.org/google-docs/?0XNuta" \h </w:instrText>
      </w:r>
      <w:r>
        <w:fldChar w:fldCharType="separate"/>
      </w:r>
      <w:r>
        <w:rPr>
          <w:rFonts w:ascii="Roboto Serif Light" w:eastAsia="Roboto Serif Light" w:hAnsi="Roboto Serif Light" w:cs="Roboto Serif Light"/>
          <w:lang w:val="en-GB"/>
        </w:rPr>
        <w:t>;</w:t>
      </w:r>
      <w:r>
        <w:rPr>
          <w:rFonts w:ascii="Roboto Serif Light" w:eastAsia="Roboto Serif Light" w:hAnsi="Roboto Serif Light" w:cs="Roboto Serif Light"/>
          <w:lang w:val="en-GB"/>
        </w:rPr>
        <w:fldChar w:fldCharType="end"/>
      </w:r>
      <w:r>
        <w:fldChar w:fldCharType="begin"/>
      </w:r>
      <w:r>
        <w:rPr>
          <w:lang w:val="en-GB"/>
          <w:rPrChange w:id="201" w:author=" " w:date="2025-09-10T08:50:00Z">
            <w:rPr/>
          </w:rPrChange>
        </w:rPr>
        <w:instrText xml:space="preserve"> HYPERLINK "https://www.zotero.org/google-docs/?0XNuta" \h </w:instrText>
      </w:r>
      <w:r>
        <w:fldChar w:fldCharType="separate"/>
      </w:r>
      <w:r>
        <w:rPr>
          <w:rFonts w:ascii="Roboto Serif Light" w:eastAsia="Roboto Serif Light" w:hAnsi="Roboto Serif Light" w:cs="Roboto Serif Light"/>
          <w:lang w:val="en-GB"/>
        </w:rPr>
        <w:t xml:space="preserve"> Dunger and Schlitt, 2011; Jordana, 2012; Potapow, 2001; Thibaud et al., 2004)</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w:t>
      </w:r>
    </w:p>
    <w:p w14:paraId="207D17DA" w14:textId="77777777" w:rsidR="00E94D77" w:rsidRDefault="00E94D77">
      <w:pPr>
        <w:spacing w:line="480" w:lineRule="auto"/>
        <w:jc w:val="both"/>
        <w:rPr>
          <w:rFonts w:ascii="Roboto Serif Light" w:eastAsia="Roboto Serif Light" w:hAnsi="Roboto Serif Light" w:cs="Roboto Serif Light"/>
          <w:lang w:val="en-GB"/>
        </w:rPr>
      </w:pPr>
    </w:p>
    <w:p w14:paraId="7A08BE63"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2.2.5 Macrofauna sampling and identification</w:t>
      </w:r>
    </w:p>
    <w:p w14:paraId="3C7CE502" w14:textId="77777777" w:rsidR="00E94D77" w:rsidRPr="00E94D77" w:rsidRDefault="00430C4D">
      <w:pPr>
        <w:spacing w:line="480" w:lineRule="auto"/>
        <w:jc w:val="both"/>
        <w:rPr>
          <w:rFonts w:ascii="Roboto Serif Light" w:eastAsia="Roboto Serif Light" w:hAnsi="Roboto Serif Light" w:cs="Roboto Serif Light"/>
          <w:lang w:val="en-GB"/>
          <w:rPrChange w:id="202" w:author=" " w:date="2025-09-09T11:03:00Z">
            <w:rPr>
              <w:rFonts w:ascii="Roboto Serif Light" w:eastAsia="Roboto Serif Light" w:hAnsi="Roboto Serif Light" w:cs="Roboto Serif Light"/>
            </w:rPr>
          </w:rPrChange>
        </w:rPr>
      </w:pPr>
      <w:r>
        <w:rPr>
          <w:rFonts w:ascii="Roboto Serif Light" w:eastAsia="Roboto Serif Light" w:hAnsi="Roboto Serif Light" w:cs="Roboto Serif Light"/>
          <w:lang w:val="en-GB"/>
        </w:rPr>
        <w:t xml:space="preserve">Soil dwelling macroinvertebrates were collected using a combination of hand sorting and chemical expulsion with mustard. A solution was prepared shortly before sampling by diluting 15 g mustard </w:t>
      </w:r>
      <w:r>
        <w:rPr>
          <w:rFonts w:ascii="Roboto Serif Light" w:eastAsia="Roboto Serif Light" w:hAnsi="Roboto Serif Light" w:cs="Roboto Serif Light"/>
          <w:lang w:val="en-GB"/>
        </w:rPr>
        <w:lastRenderedPageBreak/>
        <w:t>(‘</w:t>
      </w:r>
      <w:r>
        <w:rPr>
          <w:rFonts w:ascii="Roboto Serif Light" w:eastAsia="Roboto Serif Light" w:hAnsi="Roboto Serif Light" w:cs="Roboto Serif Light"/>
          <w:i/>
          <w:lang w:val="en-GB"/>
        </w:rPr>
        <w:t>Amora fine et forte</w:t>
      </w:r>
      <w:r>
        <w:rPr>
          <w:rFonts w:ascii="Roboto Serif Light" w:eastAsia="Roboto Serif Light" w:hAnsi="Roboto Serif Light" w:cs="Roboto Serif Light"/>
          <w:lang w:val="en-GB"/>
        </w:rPr>
        <w:t xml:space="preserve">’) in 500 mL of tap water, adapted from </w:t>
      </w:r>
      <w:r>
        <w:fldChar w:fldCharType="begin"/>
      </w:r>
      <w:r>
        <w:rPr>
          <w:lang w:val="en-GB"/>
          <w:rPrChange w:id="203" w:author=" " w:date="2025-09-10T08:50:00Z">
            <w:rPr/>
          </w:rPrChange>
        </w:rPr>
        <w:instrText xml:space="preserve"> HYPERLINK "https://www.zotero.org/google-docs/?wYYuED" \h </w:instrText>
      </w:r>
      <w:r>
        <w:fldChar w:fldCharType="separate"/>
      </w:r>
      <w:r>
        <w:rPr>
          <w:rFonts w:ascii="Roboto Serif Light" w:eastAsia="Roboto Serif Light" w:hAnsi="Roboto Serif Light" w:cs="Roboto Serif Light"/>
          <w:lang w:val="en-GB"/>
        </w:rPr>
        <w:t>ISO 23611-1 (2018)</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At each station, six soil monoliths (25 × 25 cm, 20 cm deep) were excavated using a spade, following the edges of a metal frame</w:t>
      </w:r>
      <w:ins w:id="204" w:author=" " w:date="2025-09-11T08:53:00Z">
        <w:r>
          <w:rPr>
            <w:rFonts w:ascii="Roboto Serif Light" w:eastAsia="Roboto Serif Light" w:hAnsi="Roboto Serif Light" w:cs="Roboto Serif Light"/>
            <w:lang w:val="en-GB"/>
          </w:rPr>
          <w:t xml:space="preserve"> (gr</w:t>
        </w:r>
      </w:ins>
      <w:ins w:id="205" w:author=" " w:date="2025-09-11T08:54:00Z">
        <w:r>
          <w:rPr>
            <w:rFonts w:ascii="Roboto Serif Light" w:eastAsia="Roboto Serif Light" w:hAnsi="Roboto Serif Light" w:cs="Roboto Serif Light"/>
            <w:lang w:val="en-GB"/>
          </w:rPr>
          <w:t>een squares in Figure 1C)</w:t>
        </w:r>
      </w:ins>
      <w:r>
        <w:rPr>
          <w:rFonts w:ascii="Roboto Serif Light" w:eastAsia="Roboto Serif Light" w:hAnsi="Roboto Serif Light" w:cs="Roboto Serif Light"/>
          <w:lang w:val="en-GB"/>
        </w:rPr>
        <w:t xml:space="preserve">. Blocks were extracted quickly to reduce animal escape, then placed in individual trays. Immediately after extraction, the mustard solution was slowly poured into each pit over 20 minutes. Pouring was paused if ponding occurred. All animals surfacing during this period were collected continuously. Simultaneously, each soil block was hand-sorted by crumbling to fragments &lt;1 cm. </w:t>
      </w:r>
      <w:r>
        <w:rPr>
          <w:rFonts w:ascii="Roboto Serif Light" w:eastAsia="Roboto Serif Light" w:hAnsi="Roboto Serif Light" w:cs="Roboto Serif Light"/>
          <w:lang w:val="en-GB"/>
          <w:rPrChange w:id="206" w:author=" " w:date="2025-09-09T11:03:00Z">
            <w:rPr>
              <w:rFonts w:ascii="Roboto Serif Light" w:eastAsia="Roboto Serif Light" w:hAnsi="Roboto Serif Light" w:cs="Roboto Serif Light"/>
            </w:rPr>
          </w:rPrChange>
        </w:rPr>
        <w:t>Earthworms and macrofauna were extracted progressively, rinsed if needed, and preserved in 96° ethanol.</w:t>
      </w:r>
    </w:p>
    <w:p w14:paraId="1E6A601C" w14:textId="77777777" w:rsidR="00E94D77" w:rsidRPr="00E94D77" w:rsidRDefault="00E94D77">
      <w:pPr>
        <w:spacing w:line="480" w:lineRule="auto"/>
        <w:jc w:val="both"/>
        <w:rPr>
          <w:rFonts w:ascii="Roboto Serif Light" w:eastAsia="Roboto Serif Light" w:hAnsi="Roboto Serif Light" w:cs="Roboto Serif Light"/>
          <w:lang w:val="en-GB"/>
          <w:rPrChange w:id="207" w:author=" " w:date="2025-09-09T11:03:00Z">
            <w:rPr>
              <w:rFonts w:ascii="Roboto Serif Light" w:eastAsia="Roboto Serif Light" w:hAnsi="Roboto Serif Light" w:cs="Roboto Serif Light"/>
            </w:rPr>
          </w:rPrChange>
        </w:rPr>
      </w:pPr>
    </w:p>
    <w:p w14:paraId="71F5D89A"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Ground-dwelling macroinvertebrates were sampled using pitfall traps, with six traps placed in each RMQS station (</w:t>
      </w:r>
      <w:ins w:id="208" w:author=" " w:date="2025-09-11T08:54:00Z">
        <w:r>
          <w:rPr>
            <w:rFonts w:ascii="Roboto Serif Light" w:eastAsia="Roboto Serif Light" w:hAnsi="Roboto Serif Light" w:cs="Roboto Serif Light"/>
            <w:lang w:val="en-GB"/>
          </w:rPr>
          <w:t xml:space="preserve">purple circles in </w:t>
        </w:r>
      </w:ins>
      <w:r>
        <w:rPr>
          <w:rFonts w:ascii="Roboto Serif Light" w:eastAsia="Roboto Serif Light" w:hAnsi="Roboto Serif Light" w:cs="Roboto Serif Light"/>
          <w:lang w:val="en-GB"/>
        </w:rPr>
        <w:t>Figure 1</w:t>
      </w:r>
      <w:ins w:id="209" w:author=" " w:date="2025-09-11T08:54:00Z">
        <w:r>
          <w:rPr>
            <w:rFonts w:ascii="Roboto Serif Light" w:eastAsia="Roboto Serif Light" w:hAnsi="Roboto Serif Light" w:cs="Roboto Serif Light"/>
            <w:lang w:val="en-GB"/>
          </w:rPr>
          <w:t>C</w:t>
        </w:r>
      </w:ins>
      <w:r>
        <w:rPr>
          <w:rFonts w:ascii="Roboto Serif Light" w:eastAsia="Roboto Serif Light" w:hAnsi="Roboto Serif Light" w:cs="Roboto Serif Light"/>
          <w:lang w:val="en-GB"/>
        </w:rPr>
        <w:t xml:space="preserve">). They were partly filled with salt-saturated vinegar, used as a preservative medium </w:t>
      </w:r>
      <w:r>
        <w:fldChar w:fldCharType="begin"/>
      </w:r>
      <w:r>
        <w:rPr>
          <w:lang w:val="en-GB"/>
          <w:rPrChange w:id="210" w:author=" " w:date="2025-09-10T08:50:00Z">
            <w:rPr/>
          </w:rPrChange>
        </w:rPr>
        <w:instrText xml:space="preserve"> HYPERLINK "https://www.zotero.org/google-docs/?efvm3Y" \h </w:instrText>
      </w:r>
      <w:r>
        <w:fldChar w:fldCharType="separate"/>
      </w:r>
      <w:r>
        <w:rPr>
          <w:rFonts w:ascii="Roboto Serif Light" w:eastAsia="Roboto Serif Light" w:hAnsi="Roboto Serif Light" w:cs="Roboto Serif Light"/>
          <w:lang w:val="en-GB"/>
        </w:rPr>
        <w:t>(Hedde et al., 2013)</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Traps were left for four weeks and the collected invertebrates were then preserved in 96° ethanol for identification later. </w:t>
      </w:r>
    </w:p>
    <w:p w14:paraId="7F838241" w14:textId="77777777" w:rsidR="00E94D77" w:rsidRDefault="00E94D77">
      <w:pPr>
        <w:spacing w:line="480" w:lineRule="auto"/>
        <w:jc w:val="both"/>
        <w:rPr>
          <w:rFonts w:ascii="Roboto Serif Light" w:eastAsia="Roboto Serif Light" w:hAnsi="Roboto Serif Light" w:cs="Roboto Serif Light"/>
          <w:lang w:val="en-GB"/>
        </w:rPr>
      </w:pPr>
    </w:p>
    <w:p w14:paraId="7328F09F"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In the laboratory, individuals collected by hand sorting and with pitfall traps were identified at the highest possible resolution under stereomicroscope with dedicated identification keys. Concerning the most diverse/abundant groups, we used </w:t>
      </w:r>
      <w:r>
        <w:fldChar w:fldCharType="begin"/>
      </w:r>
      <w:r>
        <w:rPr>
          <w:lang w:val="en-GB"/>
          <w:rPrChange w:id="211" w:author=" " w:date="2025-09-10T08:50:00Z">
            <w:rPr/>
          </w:rPrChange>
        </w:rPr>
        <w:instrText xml:space="preserve"> HYPERLINK "https://www.zotero.org/google-docs/?eyGoiT" \h </w:instrText>
      </w:r>
      <w:r>
        <w:fldChar w:fldCharType="separate"/>
      </w:r>
      <w:r>
        <w:rPr>
          <w:rFonts w:ascii="Roboto Serif Light" w:eastAsia="Roboto Serif Light" w:hAnsi="Roboto Serif Light" w:cs="Roboto Serif Light"/>
          <w:lang w:val="en-GB"/>
        </w:rPr>
        <w:t>Bouché (1972a)</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for earthworms, </w:t>
      </w:r>
      <w:r>
        <w:fldChar w:fldCharType="begin"/>
      </w:r>
      <w:r>
        <w:rPr>
          <w:lang w:val="en-GB"/>
          <w:rPrChange w:id="212" w:author=" " w:date="2025-09-10T08:50:00Z">
            <w:rPr/>
          </w:rPrChange>
        </w:rPr>
        <w:instrText xml:space="preserve"> HYPERLINK "https://www.zotero.org/google-docs/?K0VMDn" \h </w:instrText>
      </w:r>
      <w:r>
        <w:fldChar w:fldCharType="separate"/>
      </w:r>
      <w:r>
        <w:rPr>
          <w:rFonts w:ascii="Roboto Serif Light" w:eastAsia="Roboto Serif Light" w:hAnsi="Roboto Serif Light" w:cs="Roboto Serif Light"/>
          <w:lang w:val="en-GB"/>
        </w:rPr>
        <w:t>Vandel</w:t>
      </w:r>
      <w:r>
        <w:rPr>
          <w:rFonts w:ascii="Roboto Serif Light" w:eastAsia="Roboto Serif Light" w:hAnsi="Roboto Serif Light" w:cs="Roboto Serif Light"/>
          <w:lang w:val="en-GB"/>
        </w:rPr>
        <w:fldChar w:fldCharType="end"/>
      </w:r>
      <w:r>
        <w:fldChar w:fldCharType="begin"/>
      </w:r>
      <w:r>
        <w:rPr>
          <w:lang w:val="en-GB"/>
          <w:rPrChange w:id="213" w:author=" " w:date="2025-09-10T08:50:00Z">
            <w:rPr/>
          </w:rPrChange>
        </w:rPr>
        <w:instrText xml:space="preserve"> HYPERLINK "https://www.zotero.org/google-docs/?K0VMDn" \h </w:instrText>
      </w:r>
      <w:r>
        <w:fldChar w:fldCharType="separate"/>
      </w:r>
      <w:r>
        <w:rPr>
          <w:rFonts w:ascii="Roboto Serif Light" w:eastAsia="Roboto Serif Light" w:hAnsi="Roboto Serif Light" w:cs="Roboto Serif Light"/>
          <w:lang w:val="en-GB"/>
        </w:rPr>
        <w:t xml:space="preserve"> (</w:t>
      </w:r>
      <w:r>
        <w:rPr>
          <w:rFonts w:ascii="Roboto Serif Light" w:eastAsia="Roboto Serif Light" w:hAnsi="Roboto Serif Light" w:cs="Roboto Serif Light"/>
          <w:lang w:val="en-GB"/>
        </w:rPr>
        <w:fldChar w:fldCharType="end"/>
      </w:r>
      <w:r>
        <w:fldChar w:fldCharType="begin"/>
      </w:r>
      <w:r>
        <w:rPr>
          <w:lang w:val="en-GB"/>
          <w:rPrChange w:id="214" w:author=" " w:date="2025-09-10T08:50:00Z">
            <w:rPr/>
          </w:rPrChange>
        </w:rPr>
        <w:instrText xml:space="preserve"> HYPERLINK "https://www.zotero.org/google-docs/?K0VMDn" \h </w:instrText>
      </w:r>
      <w:r>
        <w:fldChar w:fldCharType="separate"/>
      </w:r>
      <w:r>
        <w:rPr>
          <w:rFonts w:ascii="Roboto Serif Light" w:eastAsia="Roboto Serif Light" w:hAnsi="Roboto Serif Light" w:cs="Roboto Serif Light"/>
          <w:lang w:val="en-GB"/>
        </w:rPr>
        <w:t>1962, 1960)</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for isopods, </w:t>
      </w:r>
      <w:r>
        <w:fldChar w:fldCharType="begin"/>
      </w:r>
      <w:r>
        <w:rPr>
          <w:lang w:val="en-GB"/>
          <w:rPrChange w:id="215" w:author=" " w:date="2025-09-10T08:50:00Z">
            <w:rPr/>
          </w:rPrChange>
        </w:rPr>
        <w:instrText xml:space="preserve"> HYPERLINK "https://www.zotero.org/google-docs/?u9PVYE" \h </w:instrText>
      </w:r>
      <w:r>
        <w:fldChar w:fldCharType="separate"/>
      </w:r>
      <w:r>
        <w:rPr>
          <w:rFonts w:ascii="Roboto Serif Light" w:eastAsia="Roboto Serif Light" w:hAnsi="Roboto Serif Light" w:cs="Roboto Serif Light"/>
          <w:lang w:val="en-GB"/>
        </w:rPr>
        <w:t>Demange (1981)</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for </w:t>
      </w:r>
      <w:del w:id="216" w:author=" " w:date="2025-09-09T11:15:00Z">
        <w:r>
          <w:rPr>
            <w:rFonts w:ascii="Roboto Serif Light" w:eastAsia="Roboto Serif Light" w:hAnsi="Roboto Serif Light" w:cs="Roboto Serif Light"/>
            <w:lang w:val="en-GB"/>
          </w:rPr>
          <w:delText>diplopodes</w:delText>
        </w:r>
      </w:del>
      <w:ins w:id="217" w:author=" " w:date="2025-09-09T11:15:00Z">
        <w:r>
          <w:rPr>
            <w:rFonts w:ascii="Roboto Serif Light" w:eastAsia="Roboto Serif Light" w:hAnsi="Roboto Serif Light" w:cs="Roboto Serif Light"/>
            <w:lang w:val="en-GB"/>
          </w:rPr>
          <w:t>diplopods</w:t>
        </w:r>
      </w:ins>
      <w:r>
        <w:rPr>
          <w:rFonts w:ascii="Roboto Serif Light" w:eastAsia="Roboto Serif Light" w:hAnsi="Roboto Serif Light" w:cs="Roboto Serif Light"/>
          <w:lang w:val="en-GB"/>
        </w:rPr>
        <w:t xml:space="preserve">, </w:t>
      </w:r>
      <w:r>
        <w:fldChar w:fldCharType="begin"/>
      </w:r>
      <w:r>
        <w:rPr>
          <w:lang w:val="en-GB"/>
          <w:rPrChange w:id="218" w:author=" " w:date="2025-09-10T08:50:00Z">
            <w:rPr/>
          </w:rPrChange>
        </w:rPr>
        <w:instrText xml:space="preserve"> HYPERLINK "https://www.zotero.org/google-docs/?OkvC33" \h </w:instrText>
      </w:r>
      <w:r>
        <w:fldChar w:fldCharType="separate"/>
      </w:r>
      <w:r>
        <w:rPr>
          <w:rFonts w:ascii="Roboto Serif Light" w:eastAsia="Roboto Serif Light" w:hAnsi="Roboto Serif Light" w:cs="Roboto Serif Light"/>
          <w:lang w:val="en-GB"/>
        </w:rPr>
        <w:t>Gloor et al.</w:t>
      </w:r>
      <w:r>
        <w:rPr>
          <w:rFonts w:ascii="Roboto Serif Light" w:eastAsia="Roboto Serif Light" w:hAnsi="Roboto Serif Light" w:cs="Roboto Serif Light"/>
          <w:lang w:val="en-GB"/>
        </w:rPr>
        <w:fldChar w:fldCharType="end"/>
      </w:r>
      <w:r>
        <w:fldChar w:fldCharType="begin"/>
      </w:r>
      <w:r>
        <w:rPr>
          <w:lang w:val="en-GB"/>
          <w:rPrChange w:id="219" w:author=" " w:date="2025-09-10T08:50:00Z">
            <w:rPr/>
          </w:rPrChange>
        </w:rPr>
        <w:instrText xml:space="preserve"> HYPERLINK "https://www.zotero.org/google-docs/?OkvC33" \h </w:instrText>
      </w:r>
      <w:r>
        <w:fldChar w:fldCharType="separate"/>
      </w:r>
      <w:r>
        <w:rPr>
          <w:rFonts w:ascii="Roboto Serif Light" w:eastAsia="Roboto Serif Light" w:hAnsi="Roboto Serif Light" w:cs="Roboto Serif Light"/>
          <w:lang w:val="en-GB"/>
        </w:rPr>
        <w:t xml:space="preserve"> </w:t>
      </w:r>
      <w:r>
        <w:rPr>
          <w:rFonts w:ascii="Roboto Serif Light" w:eastAsia="Roboto Serif Light" w:hAnsi="Roboto Serif Light" w:cs="Roboto Serif Light"/>
        </w:rPr>
        <w:t>(</w:t>
      </w:r>
      <w:r>
        <w:rPr>
          <w:rFonts w:ascii="Roboto Serif Light" w:eastAsia="Roboto Serif Light" w:hAnsi="Roboto Serif Light" w:cs="Roboto Serif Light"/>
        </w:rPr>
        <w:fldChar w:fldCharType="end"/>
      </w:r>
      <w:hyperlink r:id="rId6" w:tooltip="https://www.zotero.org/google-docs/?OkvC33" w:history="1">
        <w:r>
          <w:rPr>
            <w:rFonts w:ascii="Roboto Serif Light" w:eastAsia="Roboto Serif Light" w:hAnsi="Roboto Serif Light" w:cs="Roboto Serif Light"/>
          </w:rPr>
          <w:t>2010)</w:t>
        </w:r>
      </w:hyperlink>
      <w:r>
        <w:rPr>
          <w:rFonts w:ascii="Roboto Serif Light" w:eastAsia="Roboto Serif Light" w:hAnsi="Roboto Serif Light" w:cs="Roboto Serif Light"/>
        </w:rPr>
        <w:t xml:space="preserve"> for spiders, </w:t>
      </w:r>
      <w:hyperlink r:id="rId7" w:tooltip="https://www.zotero.org/google-docs/?UvynGM" w:history="1">
        <w:r>
          <w:rPr>
            <w:rFonts w:ascii="Roboto Serif Light" w:eastAsia="Roboto Serif Light" w:hAnsi="Roboto Serif Light" w:cs="Roboto Serif Light"/>
          </w:rPr>
          <w:t>Blatrix et al. (2013)</w:t>
        </w:r>
      </w:hyperlink>
      <w:r>
        <w:rPr>
          <w:rFonts w:ascii="Roboto Serif Light" w:eastAsia="Roboto Serif Light" w:hAnsi="Roboto Serif Light" w:cs="Roboto Serif Light"/>
        </w:rPr>
        <w:t xml:space="preserve"> for ants, </w:t>
      </w:r>
      <w:r>
        <w:fldChar w:fldCharType="begin"/>
      </w:r>
      <w:r>
        <w:instrText xml:space="preserve"> HYPERLINK "https://www.zotero.org/google-docs/?DsVcAK" \h </w:instrText>
      </w:r>
      <w:r>
        <w:fldChar w:fldCharType="separate"/>
      </w:r>
      <w:r>
        <w:rPr>
          <w:rFonts w:ascii="Roboto Serif Light" w:eastAsia="Roboto Serif Light" w:hAnsi="Roboto Serif Light" w:cs="Roboto Serif Light"/>
        </w:rPr>
        <w:t xml:space="preserve">Coulon et al. </w:t>
      </w:r>
      <w:r>
        <w:rPr>
          <w:rFonts w:ascii="Roboto Serif Light" w:eastAsia="Roboto Serif Light" w:hAnsi="Roboto Serif Light" w:cs="Roboto Serif Light"/>
          <w:lang w:val="en-GB"/>
          <w:rPrChange w:id="220" w:author=" " w:date="2025-09-10T08:50:00Z">
            <w:rPr>
              <w:rFonts w:ascii="Roboto Serif Light" w:eastAsia="Roboto Serif Light" w:hAnsi="Roboto Serif Light" w:cs="Roboto Serif Light"/>
            </w:rPr>
          </w:rPrChange>
        </w:rPr>
        <w:t>(2011)</w:t>
      </w:r>
      <w:r>
        <w:rPr>
          <w:rFonts w:ascii="Roboto Serif Light" w:eastAsia="Roboto Serif Light" w:hAnsi="Roboto Serif Light" w:cs="Roboto Serif Light"/>
        </w:rPr>
        <w:fldChar w:fldCharType="end"/>
      </w:r>
      <w:r>
        <w:rPr>
          <w:rFonts w:ascii="Roboto Serif Light" w:eastAsia="Roboto Serif Light" w:hAnsi="Roboto Serif Light" w:cs="Roboto Serif Light"/>
          <w:lang w:val="en-GB"/>
          <w:rPrChange w:id="221" w:author=" " w:date="2025-09-10T08:50:00Z">
            <w:rPr>
              <w:rFonts w:ascii="Roboto Serif Light" w:eastAsia="Roboto Serif Light" w:hAnsi="Roboto Serif Light" w:cs="Roboto Serif Light"/>
            </w:rPr>
          </w:rPrChange>
        </w:rPr>
        <w:t xml:space="preserve"> for ground beetles. </w:t>
      </w:r>
      <w:r>
        <w:rPr>
          <w:rFonts w:ascii="Roboto Serif Light" w:eastAsia="Roboto Serif Light" w:hAnsi="Roboto Serif Light" w:cs="Roboto Serif Light"/>
          <w:lang w:val="en-GB"/>
        </w:rPr>
        <w:t xml:space="preserve">These identification keys, some of which are dated, were used as foundational references and supplemented with more recent resources. The current French taxonomic referential, TaxRef v18, was used as a standard for taxonomy </w:t>
      </w:r>
      <w:r>
        <w:fldChar w:fldCharType="begin"/>
      </w:r>
      <w:r>
        <w:rPr>
          <w:lang w:val="en-GB"/>
          <w:rPrChange w:id="222" w:author=" " w:date="2025-09-10T08:50:00Z">
            <w:rPr/>
          </w:rPrChange>
        </w:rPr>
        <w:instrText xml:space="preserve"> HYPERLINK "https://www.zotero.org/google-docs/?5r5b4o" \h </w:instrText>
      </w:r>
      <w:r>
        <w:fldChar w:fldCharType="separate"/>
      </w:r>
      <w:r>
        <w:rPr>
          <w:rFonts w:ascii="Roboto Serif Light" w:eastAsia="Roboto Serif Light" w:hAnsi="Roboto Serif Light" w:cs="Roboto Serif Light"/>
          <w:lang w:val="en-GB"/>
        </w:rPr>
        <w:t>(Gargominy, 2025)</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w:t>
      </w:r>
    </w:p>
    <w:p w14:paraId="04A3EB17" w14:textId="77777777" w:rsidR="00E94D77" w:rsidRDefault="00E94D77">
      <w:pPr>
        <w:spacing w:line="480" w:lineRule="auto"/>
        <w:jc w:val="both"/>
        <w:rPr>
          <w:rFonts w:ascii="Roboto Serif Light" w:eastAsia="Roboto Serif Light" w:hAnsi="Roboto Serif Light" w:cs="Roboto Serif Light"/>
          <w:lang w:val="en-GB"/>
        </w:rPr>
      </w:pPr>
    </w:p>
    <w:p w14:paraId="1F7E976A"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2.3 Nematode indicators</w:t>
      </w:r>
    </w:p>
    <w:p w14:paraId="568390FA" w14:textId="77777777" w:rsidR="00E94D77" w:rsidRDefault="00430C4D">
      <w:pPr>
        <w:spacing w:line="480" w:lineRule="auto"/>
        <w:jc w:val="both"/>
        <w:rPr>
          <w:ins w:id="223" w:author=" " w:date="2025-09-10T11:36:00Z"/>
          <w:rFonts w:ascii="Roboto Serif Light" w:eastAsia="Roboto Serif Light" w:hAnsi="Roboto Serif Light" w:cs="Roboto Serif Light"/>
          <w:lang w:val="en-GB"/>
        </w:rPr>
      </w:pPr>
      <w:ins w:id="224" w:author=" " w:date="2025-09-10T11:36:00Z">
        <w:r>
          <w:rPr>
            <w:rFonts w:ascii="Roboto Serif Light" w:eastAsia="Roboto Serif Light" w:hAnsi="Roboto Serif Light" w:cs="Roboto Serif Light"/>
            <w:lang w:val="en-GB"/>
          </w:rPr>
          <w:t xml:space="preserve">The taxa were grouped according trophic groups (Yeates et al., 1993) and a colonizer-persister (cp) class </w:t>
        </w:r>
        <w:r>
          <w:fldChar w:fldCharType="begin"/>
        </w:r>
        <w:r>
          <w:rPr>
            <w:lang w:val="en-GB"/>
          </w:rPr>
          <w:instrText xml:space="preserve"> HYPERLINK "https://www.zotero.org/google-docs/?po6mHz" \h </w:instrText>
        </w:r>
        <w:r>
          <w:fldChar w:fldCharType="separate"/>
        </w:r>
        <w:r>
          <w:rPr>
            <w:rFonts w:ascii="Roboto Serif Light" w:eastAsia="Roboto Serif Light" w:hAnsi="Roboto Serif Light" w:cs="Roboto Serif Light"/>
            <w:lang w:val="en-GB"/>
          </w:rPr>
          <w:t>(Bongers, 1994)</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The c-p scale classifies nematodes into five groups, including opportunistic feeders with short generation times and high reproduction rates (cp1), generalist feeders with the ability to develop when resources are limited (cp2), and persisters with long life spans, low reproduction rates, and greater sensitivity to soil disturbances (cp3–cp5). The combination of the c-p scale and feeding </w:t>
        </w:r>
        <w:r>
          <w:rPr>
            <w:rFonts w:ascii="Roboto Serif Light" w:eastAsia="Roboto Serif Light" w:hAnsi="Roboto Serif Light" w:cs="Roboto Serif Light"/>
            <w:lang w:val="en-GB"/>
          </w:rPr>
          <w:lastRenderedPageBreak/>
          <w:t xml:space="preserve">habits defines functional guilds as proposed by Bongers and Bongers (1998) and allows to assign to each taxa a functional guild and to calculate nematofauna indices </w:t>
        </w:r>
        <w:r>
          <w:fldChar w:fldCharType="begin"/>
        </w:r>
        <w:r>
          <w:rPr>
            <w:lang w:val="en-GB"/>
          </w:rPr>
          <w:instrText xml:space="preserve"> HYPERLINK "https://www.zotero.org/google-docs/?eUGNEn" \h </w:instrText>
        </w:r>
        <w:r>
          <w:fldChar w:fldCharType="separate"/>
        </w:r>
        <w:r>
          <w:rPr>
            <w:rFonts w:ascii="Roboto Serif Light" w:eastAsia="Roboto Serif Light" w:hAnsi="Roboto Serif Light" w:cs="Roboto Serif Light"/>
            <w:lang w:val="en-GB"/>
          </w:rPr>
          <w:t>(Ferris et al., 2001)</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w:t>
        </w:r>
      </w:ins>
    </w:p>
    <w:p w14:paraId="105DAE00" w14:textId="77777777" w:rsidR="00E94D77" w:rsidRDefault="00430C4D">
      <w:pPr>
        <w:spacing w:line="480" w:lineRule="auto"/>
        <w:jc w:val="both"/>
        <w:rPr>
          <w:del w:id="225" w:author=" " w:date="2025-09-10T13:43:00Z"/>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We computed the abundance of three main </w:t>
      </w:r>
      <w:ins w:id="226" w:author=" " w:date="2025-09-10T11:36:00Z">
        <w:r>
          <w:rPr>
            <w:rFonts w:ascii="Roboto Serif Light" w:eastAsia="Roboto Serif Light" w:hAnsi="Roboto Serif Light" w:cs="Roboto Serif Light"/>
            <w:lang w:val="en-GB"/>
          </w:rPr>
          <w:t>functional guilds</w:t>
        </w:r>
      </w:ins>
      <w:del w:id="227" w:author=" " w:date="2025-09-10T11:36:00Z">
        <w:r>
          <w:rPr>
            <w:rFonts w:ascii="Roboto Serif Light" w:eastAsia="Roboto Serif Light" w:hAnsi="Roboto Serif Light" w:cs="Roboto Serif Light"/>
            <w:lang w:val="en-GB"/>
          </w:rPr>
          <w:delText>trophic groups</w:delText>
        </w:r>
      </w:del>
      <w:r>
        <w:rPr>
          <w:rFonts w:ascii="Roboto Serif Light" w:eastAsia="Roboto Serif Light" w:hAnsi="Roboto Serif Light" w:cs="Roboto Serif Light"/>
          <w:lang w:val="en-GB"/>
        </w:rPr>
        <w:t xml:space="preserve">, i.e. free-living nematodes (which include bacterial feeders, fungal feeders, omnivores and carnivores), facultative plant feeders and obligate plant-feeders. We also computed two major nematode ecological indices involved in soil food web diagnostic, the Enrichment index (EI) and the Structure index (SI) (Ferris et al. 2001). A high value of EI indicates a high nutrient availability in the soils whereas a high value of SI </w:t>
      </w:r>
      <w:del w:id="228" w:author=" " w:date="2025-09-09T11:47:00Z">
        <w:r>
          <w:rPr>
            <w:rFonts w:ascii="Roboto Serif Light" w:eastAsia="Roboto Serif Light" w:hAnsi="Roboto Serif Light" w:cs="Roboto Serif Light"/>
            <w:lang w:val="en-GB"/>
          </w:rPr>
          <w:delText xml:space="preserve"> </w:delText>
        </w:r>
      </w:del>
      <w:r>
        <w:rPr>
          <w:rFonts w:ascii="Roboto Serif Light" w:eastAsia="Roboto Serif Light" w:hAnsi="Roboto Serif Light" w:cs="Roboto Serif Light"/>
          <w:lang w:val="en-GB"/>
        </w:rPr>
        <w:t xml:space="preserve">indicates a complex trophic web and a stable environment. </w:t>
      </w:r>
      <w:del w:id="229" w:author=" " w:date="2025-09-10T11:33:00Z">
        <w:r>
          <w:rPr>
            <w:rFonts w:ascii="Roboto Serif Light" w:eastAsia="Roboto Serif Light" w:hAnsi="Roboto Serif Light" w:cs="Roboto Serif Light"/>
            <w:lang w:val="en-GB"/>
          </w:rPr>
          <w:delText xml:space="preserve"> </w:delText>
        </w:r>
      </w:del>
      <w:ins w:id="230" w:author=" " w:date="2025-09-10T11:32:00Z">
        <w:r>
          <w:rPr>
            <w:rFonts w:ascii="Roboto Serif Light" w:eastAsia="Roboto Serif Light" w:hAnsi="Roboto Serif Light" w:cs="Roboto Serif Light"/>
            <w:lang w:val="en-GB"/>
          </w:rPr>
          <w:t xml:space="preserve">The Enrichment index (EI) and the Structure index (SI) are indices developed specifically for analyse of nematode assemblage. </w:t>
        </w:r>
      </w:ins>
      <w:ins w:id="231" w:author=" " w:date="2025-09-10T11:33:00Z">
        <w:r>
          <w:rPr>
            <w:rFonts w:ascii="Roboto Serif Light" w:eastAsia="Roboto Serif Light" w:hAnsi="Roboto Serif Light" w:cs="Roboto Serif Light"/>
            <w:lang w:val="en-GB"/>
          </w:rPr>
          <w:t xml:space="preserve">The entire procedure is presented in the reference (Ferris et al. 2001). </w:t>
        </w:r>
      </w:ins>
    </w:p>
    <w:p w14:paraId="74E8EE0B" w14:textId="77777777" w:rsidR="00E94D77" w:rsidRDefault="00430C4D">
      <w:pPr>
        <w:spacing w:line="480" w:lineRule="auto"/>
        <w:jc w:val="both"/>
        <w:rPr>
          <w:ins w:id="232" w:author=" " w:date="2025-09-11T09:40:00Z"/>
          <w:rFonts w:ascii="Roboto Serif Light" w:eastAsia="Roboto Serif Light" w:hAnsi="Roboto Serif Light" w:cs="Roboto Serif Light"/>
          <w:lang w:val="en-GB"/>
        </w:rPr>
      </w:pPr>
      <w:ins w:id="233" w:author=" " w:date="2025-09-11T09:38:00Z">
        <w:r>
          <w:rPr>
            <w:rFonts w:ascii="Roboto Serif Light" w:eastAsia="Roboto Serif Light" w:hAnsi="Roboto Serif Light" w:cs="Roboto Serif Light"/>
            <w:lang w:val="en-GB"/>
          </w:rPr>
          <w:t xml:space="preserve">Significant differences in nematode abundances (total and by functional guilds) among land uses were tested using the non-parametric Kruskal–Wallis test. The “urban park” (1 station) and “permanent crops” (orchards, vineyards; 3 stations) categories are </w:t>
        </w:r>
      </w:ins>
      <w:ins w:id="234" w:author=" " w:date="2025-09-11T09:40:00Z">
        <w:r>
          <w:rPr>
            <w:rFonts w:ascii="Roboto Serif Light" w:eastAsia="Roboto Serif Light" w:hAnsi="Roboto Serif Light" w:cs="Roboto Serif Light"/>
            <w:lang w:val="en-GB"/>
          </w:rPr>
          <w:t>displayed</w:t>
        </w:r>
      </w:ins>
      <w:ins w:id="235" w:author=" " w:date="2025-09-11T09:38:00Z">
        <w:r>
          <w:rPr>
            <w:rFonts w:ascii="Roboto Serif Light" w:eastAsia="Roboto Serif Light" w:hAnsi="Roboto Serif Light" w:cs="Roboto Serif Light"/>
            <w:lang w:val="en-GB"/>
          </w:rPr>
          <w:t xml:space="preserve"> for visual comparison with the three main land uses (croplands, meadows/pastures, and forests), but they were not included in the statistical analyses due to their very limited sample size, </w:t>
        </w:r>
      </w:ins>
      <w:ins w:id="236" w:author=" " w:date="2025-09-11T09:40:00Z">
        <w:r>
          <w:rPr>
            <w:rFonts w:ascii="Roboto Serif Light" w:eastAsia="Roboto Serif Light" w:hAnsi="Roboto Serif Light" w:cs="Roboto Serif Light"/>
            <w:lang w:val="en-GB"/>
          </w:rPr>
          <w:t>which would have resulted in a highly unbalanced design</w:t>
        </w:r>
      </w:ins>
      <w:ins w:id="237" w:author=" " w:date="2025-09-11T09:38:00Z">
        <w:r>
          <w:rPr>
            <w:rFonts w:ascii="Roboto Serif Light" w:eastAsia="Roboto Serif Light" w:hAnsi="Roboto Serif Light" w:cs="Roboto Serif Light"/>
            <w:lang w:val="en-GB"/>
          </w:rPr>
          <w:t>.</w:t>
        </w:r>
      </w:ins>
    </w:p>
    <w:p w14:paraId="2701171B" w14:textId="77777777" w:rsidR="00E94D77" w:rsidRDefault="00430C4D">
      <w:pPr>
        <w:spacing w:line="480" w:lineRule="auto"/>
        <w:jc w:val="both"/>
        <w:rPr>
          <w:del w:id="238" w:author=" " w:date="2025-09-11T09:38:00Z"/>
          <w:rFonts w:ascii="Roboto Serif Light" w:eastAsia="Roboto Serif Light" w:hAnsi="Roboto Serif Light" w:cs="Roboto Serif Light"/>
          <w:lang w:val="en-GB"/>
        </w:rPr>
      </w:pPr>
      <w:del w:id="239" w:author=" " w:date="2025-09-11T09:38:00Z">
        <w:r>
          <w:rPr>
            <w:rFonts w:ascii="Roboto Serif Light" w:eastAsia="Roboto Serif Light" w:hAnsi="Roboto Serif Light" w:cs="Roboto Serif Light"/>
            <w:lang w:val="en-GB"/>
          </w:rPr>
          <w:delText xml:space="preserve">Significant differences in nematode abundances between the main land uses were assessed by the non-parametric Kruskal-Wallis test. </w:delText>
        </w:r>
      </w:del>
      <w:del w:id="240" w:author=" " w:date="2025-09-10T11:40:00Z">
        <w:r>
          <w:rPr>
            <w:rFonts w:ascii="Roboto Serif Light" w:eastAsia="Roboto Serif Light" w:hAnsi="Roboto Serif Light" w:cs="Roboto Serif Light"/>
            <w:lang w:val="en-GB"/>
          </w:rPr>
          <w:delText>Particular attention has been paid to relative abundance of facultative plant-feeders in the total community (same statistical analysis that for nematode abundances).</w:delText>
        </w:r>
      </w:del>
    </w:p>
    <w:p w14:paraId="6FE02B11" w14:textId="77777777" w:rsidR="00E94D77" w:rsidRDefault="00E94D77">
      <w:pPr>
        <w:spacing w:line="480" w:lineRule="auto"/>
        <w:jc w:val="both"/>
        <w:rPr>
          <w:rFonts w:ascii="Roboto Serif Light" w:eastAsia="Roboto Serif Light" w:hAnsi="Roboto Serif Light" w:cs="Roboto Serif Light"/>
          <w:lang w:val="en-GB"/>
        </w:rPr>
      </w:pPr>
    </w:p>
    <w:p w14:paraId="05E1173A"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2.4  Spatial turnover of detritivore community composition</w:t>
      </w:r>
    </w:p>
    <w:p w14:paraId="2744BCDA" w14:textId="77777777" w:rsidR="00E94D77" w:rsidRDefault="00430C4D">
      <w:pPr>
        <w:spacing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We analyzed the beta diversity of soil detritivores (Collembola, Isopoda, and Diplopoda) using Generalized Dissimilarity Modeling (GDM). This approach allows for assessing how environmental gradients influence community composition turnover across space. Only individuals identified at the species level were retained for further analysis</w:t>
      </w:r>
      <w:ins w:id="241" w:author=" " w:date="2025-09-10T09:12:00Z">
        <w:r>
          <w:rPr>
            <w:rFonts w:ascii="Roboto Serif Light" w:eastAsia="Roboto Serif Light" w:hAnsi="Roboto Serif Light" w:cs="Roboto Serif Light"/>
            <w:lang w:val="en-GB"/>
          </w:rPr>
          <w:t>, i.e. 351 out of 516 Diplopoda</w:t>
        </w:r>
      </w:ins>
      <w:ins w:id="242" w:author=" " w:date="2025-09-10T09:13:00Z">
        <w:r>
          <w:rPr>
            <w:rFonts w:ascii="Roboto Serif Light" w:eastAsia="Roboto Serif Light" w:hAnsi="Roboto Serif Light" w:cs="Roboto Serif Light"/>
            <w:lang w:val="en-GB"/>
          </w:rPr>
          <w:t xml:space="preserve"> (68%</w:t>
        </w:r>
      </w:ins>
      <w:ins w:id="243" w:author=" " w:date="2025-09-10T09:12:00Z">
        <w:r>
          <w:rPr>
            <w:rFonts w:ascii="Roboto Serif Light" w:eastAsia="Roboto Serif Light" w:hAnsi="Roboto Serif Light" w:cs="Roboto Serif Light"/>
            <w:lang w:val="en-GB"/>
          </w:rPr>
          <w:t>)</w:t>
        </w:r>
      </w:ins>
      <w:ins w:id="244" w:author=" " w:date="2025-09-10T09:13:00Z">
        <w:r>
          <w:rPr>
            <w:rFonts w:ascii="Roboto Serif Light" w:eastAsia="Roboto Serif Light" w:hAnsi="Roboto Serif Light" w:cs="Roboto Serif Light"/>
            <w:lang w:val="en-GB"/>
          </w:rPr>
          <w:t>,</w:t>
        </w:r>
      </w:ins>
      <w:ins w:id="245" w:author=" " w:date="2025-09-10T09:12:00Z">
        <w:r>
          <w:rPr>
            <w:rFonts w:ascii="Roboto Serif Light" w:eastAsia="Roboto Serif Light" w:hAnsi="Roboto Serif Light" w:cs="Roboto Serif Light"/>
            <w:lang w:val="en-GB"/>
          </w:rPr>
          <w:t xml:space="preserve"> </w:t>
        </w:r>
      </w:ins>
      <w:ins w:id="246" w:author=" " w:date="2025-09-10T09:14:00Z">
        <w:r>
          <w:rPr>
            <w:rFonts w:ascii="Roboto Serif Light" w:eastAsia="Roboto Serif Light" w:hAnsi="Roboto Serif Light" w:cs="Roboto Serif Light"/>
            <w:lang w:val="en-GB"/>
          </w:rPr>
          <w:t xml:space="preserve">1207 out of 1246 Isopoda (97%) and </w:t>
        </w:r>
      </w:ins>
      <w:ins w:id="247" w:author=" " w:date="2025-09-10T09:15:00Z">
        <w:r>
          <w:rPr>
            <w:rFonts w:ascii="Roboto Serif Light" w:eastAsia="Roboto Serif Light" w:hAnsi="Roboto Serif Light" w:cs="Roboto Serif Light"/>
            <w:lang w:val="en-GB"/>
          </w:rPr>
          <w:t>2307 out of 3066 Collembola (</w:t>
        </w:r>
      </w:ins>
      <w:ins w:id="248" w:author=" " w:date="2025-09-10T09:16:00Z">
        <w:r>
          <w:rPr>
            <w:rFonts w:ascii="Roboto Serif Light" w:eastAsia="Roboto Serif Light" w:hAnsi="Roboto Serif Light" w:cs="Roboto Serif Light"/>
            <w:lang w:val="en-GB"/>
          </w:rPr>
          <w:t>75%)</w:t>
        </w:r>
      </w:ins>
      <w:r>
        <w:rPr>
          <w:rFonts w:ascii="Roboto Serif Light" w:eastAsia="Roboto Serif Light" w:hAnsi="Roboto Serif Light" w:cs="Roboto Serif Light"/>
          <w:lang w:val="en-GB"/>
        </w:rPr>
        <w:t xml:space="preserve">. The three final datasets included the species presence/absence data of 51 Collembola species, 21 Isopoda species, and 27 Diplopoda species, respectively. For </w:t>
      </w:r>
      <w:del w:id="249" w:author=" " w:date="2025-09-09T11:15:00Z">
        <w:r>
          <w:rPr>
            <w:rFonts w:ascii="Roboto Serif Light" w:eastAsia="Roboto Serif Light" w:hAnsi="Roboto Serif Light" w:cs="Roboto Serif Light"/>
            <w:lang w:val="en-GB"/>
          </w:rPr>
          <w:delText>diplopodes</w:delText>
        </w:r>
      </w:del>
      <w:ins w:id="250" w:author=" " w:date="2025-09-09T11:15:00Z">
        <w:r>
          <w:rPr>
            <w:rFonts w:ascii="Roboto Serif Light" w:eastAsia="Roboto Serif Light" w:hAnsi="Roboto Serif Light" w:cs="Roboto Serif Light"/>
            <w:lang w:val="en-GB"/>
          </w:rPr>
          <w:t>diplopods</w:t>
        </w:r>
      </w:ins>
      <w:r>
        <w:rPr>
          <w:rFonts w:ascii="Roboto Serif Light" w:eastAsia="Roboto Serif Light" w:hAnsi="Roboto Serif Light" w:cs="Roboto Serif Light"/>
          <w:lang w:val="en-GB"/>
        </w:rPr>
        <w:t xml:space="preserve"> and isopods, we joined the data obtained by pitfall traps and hand sorting, which gave complementary species lists at site scale. Beta diversity was computed for all possible community pairs using Sørensen's dissimilarity index. GDM were built separately for each taxon group </w:t>
      </w:r>
      <w:r>
        <w:fldChar w:fldCharType="begin"/>
      </w:r>
      <w:r>
        <w:rPr>
          <w:lang w:val="en-GB"/>
          <w:rPrChange w:id="251" w:author=" " w:date="2025-09-10T08:50:00Z">
            <w:rPr/>
          </w:rPrChange>
        </w:rPr>
        <w:instrText xml:space="preserve"> HYPERLINK "https://www.zotero.org/google-docs/?05FLhj" \h </w:instrText>
      </w:r>
      <w:r>
        <w:fldChar w:fldCharType="separate"/>
      </w:r>
      <w:r>
        <w:rPr>
          <w:rFonts w:ascii="Roboto Serif Light" w:eastAsia="Roboto Serif Light" w:hAnsi="Roboto Serif Light" w:cs="Roboto Serif Light"/>
          <w:lang w:val="en-GB"/>
        </w:rPr>
        <w:t>(Ferrier et al., 2007)</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Community composition turnover was modeled as a function of environmental gradients and geographical distance. </w:t>
      </w:r>
    </w:p>
    <w:p w14:paraId="130DB431" w14:textId="77777777" w:rsidR="00E94D77" w:rsidRDefault="00430C4D">
      <w:pPr>
        <w:spacing w:after="240" w:line="480" w:lineRule="auto"/>
        <w:jc w:val="both"/>
        <w:rPr>
          <w:ins w:id="252" w:author=" " w:date="2025-09-09T11:50:00Z"/>
          <w:rFonts w:ascii="Roboto Serif Light" w:eastAsia="Roboto Serif Light" w:hAnsi="Roboto Serif Light" w:cs="Roboto Serif Light"/>
          <w:lang w:val="en-GB"/>
        </w:rPr>
      </w:pPr>
      <w:ins w:id="253" w:author=" " w:date="2025-09-10T14:19:00Z">
        <w:r>
          <w:rPr>
            <w:rFonts w:ascii="Roboto Serif Light" w:eastAsia="Roboto Serif Light" w:hAnsi="Roboto Serif Light" w:cs="Roboto Serif Light"/>
            <w:lang w:val="en-GB"/>
          </w:rPr>
          <w:lastRenderedPageBreak/>
          <w:t xml:space="preserve">For the environmental predictors, we selected variables describing climatic, soil, and vegetation conditions, each representing different aspects of species’ ecological niches. </w:t>
        </w:r>
      </w:ins>
      <w:ins w:id="254" w:author=" " w:date="2025-09-10T14:31:00Z">
        <w:r>
          <w:rPr>
            <w:rFonts w:ascii="Roboto Serif Light" w:eastAsia="Roboto Serif Light" w:hAnsi="Roboto Serif Light" w:cs="Roboto Serif Light"/>
            <w:lang w:val="en-GB"/>
          </w:rPr>
          <w:t xml:space="preserve">We followed the framework </w:t>
        </w:r>
      </w:ins>
      <w:ins w:id="255" w:author=" " w:date="2025-09-10T14:19:00Z">
        <w:r>
          <w:rPr>
            <w:rFonts w:ascii="Roboto Serif Light" w:eastAsia="Roboto Serif Light" w:hAnsi="Roboto Serif Light" w:cs="Roboto Serif Light"/>
            <w:lang w:val="en-GB"/>
          </w:rPr>
          <w:t>proposed by Calderon-Sanou et al. (</w:t>
        </w:r>
        <w:commentRangeStart w:id="256"/>
        <w:r>
          <w:rPr>
            <w:rFonts w:ascii="Roboto Serif Light" w:eastAsia="Roboto Serif Light" w:hAnsi="Roboto Serif Light" w:cs="Roboto Serif Light"/>
            <w:lang w:val="en-GB"/>
          </w:rPr>
          <w:t>2022</w:t>
        </w:r>
      </w:ins>
      <w:commentRangeEnd w:id="256"/>
      <w:r>
        <w:commentReference w:id="256"/>
      </w:r>
      <w:ins w:id="257" w:author=" " w:date="2025-09-10T14:19:00Z">
        <w:r>
          <w:rPr>
            <w:rFonts w:ascii="Roboto Serif Light" w:eastAsia="Roboto Serif Light" w:hAnsi="Roboto Serif Light" w:cs="Roboto Serif Light"/>
            <w:lang w:val="en-GB"/>
          </w:rPr>
          <w:t xml:space="preserve">, </w:t>
        </w:r>
        <w:commentRangeStart w:id="258"/>
        <w:r>
          <w:rPr>
            <w:rFonts w:ascii="Roboto Serif Light" w:eastAsia="Roboto Serif Light" w:hAnsi="Roboto Serif Light" w:cs="Roboto Serif Light"/>
            <w:lang w:val="en-GB"/>
          </w:rPr>
          <w:t>2024</w:t>
        </w:r>
      </w:ins>
      <w:commentRangeEnd w:id="258"/>
      <w:r>
        <w:commentReference w:id="258"/>
      </w:r>
      <w:ins w:id="259" w:author=" " w:date="2025-09-10T14:19:00Z">
        <w:r>
          <w:rPr>
            <w:rFonts w:ascii="Roboto Serif Light" w:eastAsia="Roboto Serif Light" w:hAnsi="Roboto Serif Light" w:cs="Roboto Serif Light"/>
            <w:lang w:val="en-GB"/>
          </w:rPr>
          <w:t>) and Martinez-Almoyna et al. (</w:t>
        </w:r>
        <w:commentRangeStart w:id="260"/>
        <w:r>
          <w:rPr>
            <w:rFonts w:ascii="Roboto Serif Light" w:eastAsia="Roboto Serif Light" w:hAnsi="Roboto Serif Light" w:cs="Roboto Serif Light"/>
            <w:lang w:val="en-GB"/>
          </w:rPr>
          <w:t>2024</w:t>
        </w:r>
      </w:ins>
      <w:commentRangeEnd w:id="260"/>
      <w:r>
        <w:commentReference w:id="260"/>
      </w:r>
      <w:ins w:id="261" w:author=" " w:date="2025-09-10T14:19:00Z">
        <w:r>
          <w:rPr>
            <w:rFonts w:ascii="Roboto Serif Light" w:eastAsia="Roboto Serif Light" w:hAnsi="Roboto Serif Light" w:cs="Roboto Serif Light"/>
            <w:lang w:val="en-GB"/>
          </w:rPr>
          <w:t>)</w:t>
        </w:r>
      </w:ins>
      <w:ins w:id="262" w:author=" " w:date="2025-09-10T14:22:00Z">
        <w:r>
          <w:rPr>
            <w:rFonts w:ascii="Roboto Serif Light" w:eastAsia="Roboto Serif Light" w:hAnsi="Roboto Serif Light" w:cs="Roboto Serif Light"/>
            <w:lang w:val="en-GB"/>
          </w:rPr>
          <w:t xml:space="preserve">. We </w:t>
        </w:r>
      </w:ins>
      <w:ins w:id="263" w:author=" " w:date="2025-09-10T14:19:00Z">
        <w:r>
          <w:rPr>
            <w:rFonts w:ascii="Roboto Serif Light" w:eastAsia="Roboto Serif Light" w:hAnsi="Roboto Serif Light" w:cs="Roboto Serif Light"/>
            <w:lang w:val="en-GB"/>
          </w:rPr>
          <w:t>group</w:t>
        </w:r>
      </w:ins>
      <w:ins w:id="264" w:author=" " w:date="2025-09-10T14:22:00Z">
        <w:r>
          <w:rPr>
            <w:rFonts w:ascii="Roboto Serif Light" w:eastAsia="Roboto Serif Light" w:hAnsi="Roboto Serif Light" w:cs="Roboto Serif Light"/>
            <w:lang w:val="en-GB"/>
          </w:rPr>
          <w:t>ed</w:t>
        </w:r>
      </w:ins>
      <w:ins w:id="265" w:author=" " w:date="2025-09-10T14:19:00Z">
        <w:r>
          <w:rPr>
            <w:rFonts w:ascii="Roboto Serif Light" w:eastAsia="Roboto Serif Light" w:hAnsi="Roboto Serif Light" w:cs="Roboto Serif Light"/>
            <w:lang w:val="en-GB"/>
          </w:rPr>
          <w:t xml:space="preserve"> predictors </w:t>
        </w:r>
      </w:ins>
      <w:ins w:id="266" w:author=" " w:date="2025-09-10T14:32:00Z">
        <w:r>
          <w:rPr>
            <w:rFonts w:ascii="Roboto Serif Light" w:eastAsia="Roboto Serif Light" w:hAnsi="Roboto Serif Light" w:cs="Roboto Serif Light"/>
            <w:lang w:val="en-GB"/>
          </w:rPr>
          <w:t>into five sets: above-ground habitat, climate, soil “stress” variables (acting as physiological constraints), soil texture, and soil nutrients and carbon</w:t>
        </w:r>
      </w:ins>
      <w:del w:id="267" w:author=" " w:date="2025-09-10T13:48:00Z">
        <w:r>
          <w:rPr>
            <w:rFonts w:ascii="Roboto Serif Light" w:eastAsia="Roboto Serif Light" w:hAnsi="Roboto Serif Light" w:cs="Roboto Serif Light"/>
            <w:lang w:val="en-GB"/>
          </w:rPr>
          <w:delText xml:space="preserve">Environmental factors were chosen to </w:delText>
        </w:r>
      </w:del>
      <w:del w:id="268" w:author=" " w:date="2025-09-10T14:19:00Z">
        <w:r>
          <w:rPr>
            <w:rFonts w:ascii="Roboto Serif Light" w:eastAsia="Roboto Serif Light" w:hAnsi="Roboto Serif Light" w:cs="Roboto Serif Light"/>
            <w:lang w:val="en-GB"/>
          </w:rPr>
          <w:delText>reflect different facets of species ecological niche</w:delText>
        </w:r>
      </w:del>
      <w:r>
        <w:rPr>
          <w:rFonts w:ascii="Roboto Serif Light" w:eastAsia="Roboto Serif Light" w:hAnsi="Roboto Serif Light" w:cs="Roboto Serif Light"/>
          <w:lang w:val="en-GB"/>
        </w:rPr>
        <w:t xml:space="preserve">. The above-ground habitat characteristics included the vegetation characteristics (Normalized Difference Vegetation Index —NDVI) and the type of ecosystem (closed habitats such as forests and shrublands vs. open habitats like croplands, pastures, and meadows). </w:t>
      </w:r>
      <w:moveToRangeStart w:id="269" w:author=" " w:date="2025-09-09T11:50:00Z" w:name="move208311035"/>
      <w:moveTo w:id="270" w:author=" " w:date="2025-09-09T11:50:00Z">
        <w:r>
          <w:rPr>
            <w:rFonts w:ascii="Roboto Serif Light" w:eastAsia="Roboto Serif Light" w:hAnsi="Roboto Serif Light" w:cs="Roboto Serif Light"/>
            <w:lang w:val="en-GB"/>
          </w:rPr>
          <w:t xml:space="preserve">Climatic conditions were obtained for each station from the NASA POWER with nasapower R package. We computed cumulative degree days above 10 °C (from January 1, 2024, to the sampling date) and the average daily temperature over the 360 days preceding sampling. The NDVI was estimated from the surface spectral reflectance at a resolution of 250 m from MODIS (Moderate Resolution Imaging Spectroradiometer) through MODIS R package. We computed the mean and the standard deviation of NDVI through the last 360 days. </w:t>
        </w:r>
      </w:moveTo>
      <w:moveToRangeEnd w:id="269"/>
    </w:p>
    <w:p w14:paraId="21FC775C" w14:textId="77777777" w:rsidR="00E94D77" w:rsidRDefault="00430C4D">
      <w:pPr>
        <w:spacing w:after="240" w:line="480" w:lineRule="auto"/>
        <w:jc w:val="both"/>
        <w:rPr>
          <w:rFonts w:ascii="Roboto Serif Light" w:eastAsia="Roboto Serif Light" w:hAnsi="Roboto Serif Light" w:cs="Roboto Serif Light"/>
          <w:lang w:val="en-GB"/>
        </w:rPr>
      </w:pPr>
      <w:del w:id="271" w:author=" " w:date="2025-09-10T14:32:00Z">
        <w:r>
          <w:rPr>
            <w:rFonts w:ascii="Roboto Serif Light" w:eastAsia="Roboto Serif Light" w:hAnsi="Roboto Serif Light" w:cs="Roboto Serif Light"/>
            <w:lang w:val="en-GB"/>
          </w:rPr>
          <w:delText xml:space="preserve">The below-ground physical habitat was approached by soil texture. The physiological requirements were assessed through the metabolic demand (soil nutrient and C contents) and the resistance to physiological stress (pH and trace metal contents). </w:delText>
        </w:r>
      </w:del>
      <w:r>
        <w:rPr>
          <w:rFonts w:ascii="Roboto Serif Light" w:eastAsia="Roboto Serif Light" w:hAnsi="Roboto Serif Light" w:cs="Roboto Serif Light"/>
          <w:lang w:val="en-GB"/>
        </w:rPr>
        <w:t xml:space="preserve">Soil properties were extracted from the RMQS dataset </w:t>
      </w:r>
      <w:r>
        <w:fldChar w:fldCharType="begin"/>
      </w:r>
      <w:r>
        <w:rPr>
          <w:lang w:val="en-GB"/>
          <w:rPrChange w:id="272" w:author=" " w:date="2025-09-10T08:50:00Z">
            <w:rPr/>
          </w:rPrChange>
        </w:rPr>
        <w:instrText xml:space="preserve"> HYPERLINK "https://www.zotero.org/google-docs/?gxXcNG" \h </w:instrText>
      </w:r>
      <w:r>
        <w:fldChar w:fldCharType="separate"/>
      </w:r>
      <w:r>
        <w:rPr>
          <w:rFonts w:ascii="Roboto Serif Light" w:eastAsia="Roboto Serif Light" w:hAnsi="Roboto Serif Light" w:cs="Roboto Serif Light"/>
          <w:lang w:val="en-GB"/>
        </w:rPr>
        <w:t>(INRAE, 2022)</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It included granulometry (clay and sand proportions), nutrient content (C/N ratio, total organic carbon and CaCO3 content, cation exchange capacity), pH, and metal concentrations (exchangeable cadmium and lead contents). </w:t>
      </w:r>
      <w:moveFromRangeStart w:id="273" w:author=" " w:date="2025-09-09T11:50:00Z" w:name="move208311035"/>
      <w:moveFrom w:id="274" w:author=" " w:date="2025-09-09T11:50:00Z">
        <w:r>
          <w:rPr>
            <w:rFonts w:ascii="Roboto Serif Light" w:eastAsia="Roboto Serif Light" w:hAnsi="Roboto Serif Light" w:cs="Roboto Serif Light"/>
            <w:lang w:val="en-GB"/>
          </w:rPr>
          <w:t xml:space="preserve">Climatic conditions were obtained for each station from the NASA POWER with nasapower R package. We computed cumulative degree days above 10 °C (from January 1, 2024, to the sampling date) and the average daily temperature over the 360 days preceding sampling. The NDVI was estimated from the surface spectral reflectance at a resolution of 250 m from MODIS (Moderate Resolution Imaging Spectroradiometer) through MODIS R package. We computed the mean and the standard deviation of NDVI through the last 360 days. </w:t>
        </w:r>
      </w:moveFrom>
      <w:moveFromRangeEnd w:id="273"/>
      <w:r>
        <w:rPr>
          <w:rFonts w:ascii="Roboto Serif Light" w:eastAsia="Roboto Serif Light" w:hAnsi="Roboto Serif Light" w:cs="Roboto Serif Light"/>
          <w:lang w:val="en-GB"/>
        </w:rPr>
        <w:t>Spatial predictors (longitude and latitude) were included to account for the geographic structuring of biodiversity patterns.</w:t>
      </w:r>
    </w:p>
    <w:p w14:paraId="6D7BC6A8" w14:textId="77777777" w:rsidR="00E94D77" w:rsidRDefault="00430C4D">
      <w:pPr>
        <w:spacing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The final models were fitted using the gdm package in R </w:t>
      </w:r>
      <w:r>
        <w:fldChar w:fldCharType="begin"/>
      </w:r>
      <w:r>
        <w:rPr>
          <w:lang w:val="en-GB"/>
          <w:rPrChange w:id="275" w:author=" " w:date="2025-09-10T08:50:00Z">
            <w:rPr/>
          </w:rPrChange>
        </w:rPr>
        <w:instrText xml:space="preserve"> HYPERLINK "https://www.zotero.org/google-docs/?gDf4l5" \h </w:instrText>
      </w:r>
      <w:r>
        <w:fldChar w:fldCharType="separate"/>
      </w:r>
      <w:r>
        <w:rPr>
          <w:rFonts w:ascii="Roboto Serif Light" w:eastAsia="Roboto Serif Light" w:hAnsi="Roboto Serif Light" w:cs="Roboto Serif Light"/>
          <w:lang w:val="en-GB"/>
        </w:rPr>
        <w:t>(Ferrier et al., 2007)</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following these key steps: (i) formatting the data with the formatsitepair() function to create site-pair matrices; (ii) fitting GDM models separately for each detritivore group; and (iii) extracting predictor importance from the model coefficients.</w:t>
      </w:r>
      <w:ins w:id="276" w:author=" " w:date="2025-09-10T09:18:00Z">
        <w:r>
          <w:rPr>
            <w:rFonts w:ascii="Roboto Serif Light" w:eastAsia="Roboto Serif Light" w:hAnsi="Roboto Serif Light" w:cs="Roboto Serif Light"/>
            <w:lang w:val="en-GB"/>
          </w:rPr>
          <w:t xml:space="preserve"> </w:t>
        </w:r>
      </w:ins>
      <w:ins w:id="277" w:author=" " w:date="2025-09-10T09:19:00Z">
        <w:r>
          <w:rPr>
            <w:rFonts w:ascii="Roboto Serif Light" w:eastAsia="Roboto Serif Light" w:hAnsi="Roboto Serif Light" w:cs="Roboto Serif Light"/>
            <w:lang w:val="en-GB"/>
          </w:rPr>
          <w:t xml:space="preserve">The obtained relationship between predicted ecological distance and community dissimilarity </w:t>
        </w:r>
      </w:ins>
      <w:ins w:id="278" w:author=" " w:date="2025-09-10T09:18:00Z">
        <w:r>
          <w:rPr>
            <w:rFonts w:ascii="Roboto Serif Light" w:eastAsia="Roboto Serif Light" w:hAnsi="Roboto Serif Light" w:cs="Roboto Serif Light"/>
            <w:lang w:val="en-GB"/>
          </w:rPr>
          <w:t>illustrates how well the model predicts differences in community composition based on environmental and spatial distances. A strong relationship indicates that sites with greater ecological distance (i.e., differing more in environment or location) also tend to have more dissimilar communities.</w:t>
        </w:r>
      </w:ins>
    </w:p>
    <w:p w14:paraId="40810AC0"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2.5  Carabidae body-mass scaling</w:t>
      </w:r>
    </w:p>
    <w:p w14:paraId="31863AFF" w14:textId="77777777" w:rsidR="00E94D77" w:rsidRDefault="00430C4D">
      <w:pPr>
        <w:spacing w:after="240" w:line="480" w:lineRule="auto"/>
        <w:jc w:val="both"/>
        <w:rPr>
          <w:moveFrom w:id="279" w:author=" " w:date="2025-09-09T11:51:00Z"/>
          <w:rFonts w:ascii="Roboto Serif Light" w:eastAsia="Roboto Serif Light" w:hAnsi="Roboto Serif Light" w:cs="Roboto Serif Light"/>
          <w:lang w:val="en-GB"/>
        </w:rPr>
      </w:pPr>
      <w:moveFromRangeStart w:id="280" w:author=" " w:date="2025-09-09T11:51:00Z" w:name="move208311116"/>
      <w:moveFrom w:id="281" w:author=" " w:date="2025-09-09T11:51:00Z">
        <w:r>
          <w:rPr>
            <w:rFonts w:ascii="Roboto Serif Light" w:eastAsia="Roboto Serif Light" w:hAnsi="Roboto Serif Light" w:cs="Roboto Serif Light"/>
            <w:lang w:val="en-GB"/>
          </w:rPr>
          <w:lastRenderedPageBreak/>
          <w:t xml:space="preserve">Rensch's rule describes a pattern in sexual size dimorphism (SSD), where the degree of dimorphism varies with body size </w:t>
        </w:r>
        <w:r>
          <w:fldChar w:fldCharType="begin"/>
        </w:r>
        <w:r>
          <w:rPr>
            <w:lang w:val="en-GB"/>
          </w:rPr>
          <w:instrText xml:space="preserve"> HYPERLINK "https://www.zotero.org/google-docs/?6G3A8S" \h </w:instrText>
        </w:r>
        <w:r>
          <w:fldChar w:fldCharType="separate"/>
        </w:r>
        <w:r>
          <w:rPr>
            <w:rFonts w:ascii="Roboto Serif Light" w:eastAsia="Roboto Serif Light" w:hAnsi="Roboto Serif Light" w:cs="Roboto Serif Light"/>
            <w:lang w:val="en-GB"/>
          </w:rPr>
          <w:t>(Abouheif and Fairbairn, 1997; Fairbairn et al., 2007)</w:t>
        </w:r>
        <w:r>
          <w:rPr>
            <w:rFonts w:ascii="Roboto Serif Light" w:eastAsia="Roboto Serif Light" w:hAnsi="Roboto Serif Light" w:cs="Roboto Serif Light"/>
          </w:rPr>
          <w:fldChar w:fldCharType="end"/>
        </w:r>
        <w:r>
          <w:rPr>
            <w:rFonts w:ascii="Roboto Serif Light" w:eastAsia="Roboto Serif Light" w:hAnsi="Roboto Serif Light" w:cs="Roboto Serif Light"/>
            <w:lang w:val="en-GB"/>
          </w:rPr>
          <w:t xml:space="preserve">. Specifically, in species where males are typically larger than females (male-biased SSD), the size difference tends to increase with overall body size. Conversely, in species where females are larger (female-biased SSD), the size difference decreases as body size increases. This rule has been observed across various animal taxa and is often linked to ecological and evolutionary factors such as mating strategies, resource competition, and environmental constraints </w:t>
        </w:r>
        <w:r>
          <w:fldChar w:fldCharType="begin"/>
        </w:r>
        <w:r>
          <w:rPr>
            <w:lang w:val="en-GB"/>
          </w:rPr>
          <w:instrText xml:space="preserve"> HYPERLINK "https://www.zotero.org/google-docs/?ENGXOC" \h </w:instrText>
        </w:r>
        <w:r>
          <w:fldChar w:fldCharType="separate"/>
        </w:r>
        <w:r>
          <w:rPr>
            <w:rFonts w:ascii="Roboto Serif Light" w:eastAsia="Roboto Serif Light" w:hAnsi="Roboto Serif Light" w:cs="Roboto Serif Light"/>
            <w:lang w:val="en-GB"/>
          </w:rPr>
          <w:t>(Fairbairn et al., 2007)</w:t>
        </w:r>
        <w:r>
          <w:rPr>
            <w:rFonts w:ascii="Roboto Serif Light" w:eastAsia="Roboto Serif Light" w:hAnsi="Roboto Serif Light" w:cs="Roboto Serif Light"/>
          </w:rPr>
          <w:fldChar w:fldCharType="end"/>
        </w:r>
        <w:r>
          <w:rPr>
            <w:rFonts w:ascii="Roboto Serif Light" w:eastAsia="Roboto Serif Light" w:hAnsi="Roboto Serif Light" w:cs="Roboto Serif Light"/>
            <w:lang w:val="en-GB"/>
          </w:rPr>
          <w:t xml:space="preserve">. </w:t>
        </w:r>
      </w:moveFrom>
    </w:p>
    <w:moveFromRangeEnd w:id="280"/>
    <w:p w14:paraId="05921AE9" w14:textId="77777777" w:rsidR="00E94D77" w:rsidRDefault="00430C4D">
      <w:pPr>
        <w:spacing w:after="240" w:line="480" w:lineRule="auto"/>
        <w:jc w:val="both"/>
        <w:rPr>
          <w:del w:id="282" w:author=" " w:date="2025-09-09T12:13:00Z"/>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We weighed all well-preserved individuals identified to the species level. The dataset comprises 9,167 individuals, of which 8,889 were retained after removing broken or incomplete specimens. </w:t>
      </w:r>
      <w:commentRangeStart w:id="283"/>
      <w:del w:id="284" w:author=" " w:date="2025-09-09T12:13:00Z">
        <w:r>
          <w:rPr>
            <w:rFonts w:ascii="Roboto Serif Light" w:eastAsia="Roboto Serif Light" w:hAnsi="Roboto Serif Light" w:cs="Roboto Serif Light"/>
            <w:lang w:val="en-GB"/>
          </w:rPr>
          <w:delText xml:space="preserve">To account for climatic variation in species distributions and morphological traits, we grouped sampling stations into climatic zones defined by </w:delText>
        </w:r>
        <w:r>
          <w:fldChar w:fldCharType="begin"/>
        </w:r>
        <w:r>
          <w:rPr>
            <w:lang w:val="en-GB"/>
          </w:rPr>
          <w:delInstrText xml:space="preserve"> HYPERLINK "https://www.zotero.org/google-docs/?3DDJRm" \h </w:delInstrText>
        </w:r>
        <w:r>
          <w:fldChar w:fldCharType="separate"/>
        </w:r>
        <w:r>
          <w:rPr>
            <w:rFonts w:ascii="Roboto Serif Light" w:eastAsia="Roboto Serif Light" w:hAnsi="Roboto Serif Light" w:cs="Roboto Serif Light"/>
            <w:lang w:val="en-GB"/>
          </w:rPr>
          <w:delText xml:space="preserve">Perrin et al. </w:delText>
        </w:r>
        <w:r>
          <w:rPr>
            <w:rFonts w:ascii="Roboto Serif Light" w:eastAsia="Roboto Serif Light" w:hAnsi="Roboto Serif Light" w:cs="Roboto Serif Light"/>
            <w:lang w:val="en-GB"/>
            <w:rPrChange w:id="285" w:author=" " w:date="2025-09-09T12:12:00Z">
              <w:rPr>
                <w:rFonts w:ascii="Roboto Serif Light" w:eastAsia="Roboto Serif Light" w:hAnsi="Roboto Serif Light" w:cs="Roboto Serif Light"/>
              </w:rPr>
            </w:rPrChange>
          </w:rPr>
          <w:delText>(2020)</w:delText>
        </w:r>
        <w:r>
          <w:rPr>
            <w:rFonts w:ascii="Roboto Serif Light" w:eastAsia="Roboto Serif Light" w:hAnsi="Roboto Serif Light" w:cs="Roboto Serif Light"/>
          </w:rPr>
          <w:fldChar w:fldCharType="end"/>
        </w:r>
        <w:r>
          <w:rPr>
            <w:rFonts w:ascii="Roboto Serif Light" w:eastAsia="Roboto Serif Light" w:hAnsi="Roboto Serif Light" w:cs="Roboto Serif Light"/>
            <w:lang w:val="en-GB"/>
            <w:rPrChange w:id="286" w:author=" " w:date="2025-09-09T12:12:00Z">
              <w:rPr>
                <w:rFonts w:ascii="Roboto Serif Light" w:eastAsia="Roboto Serif Light" w:hAnsi="Roboto Serif Light" w:cs="Roboto Serif Light"/>
              </w:rPr>
            </w:rPrChange>
          </w:rPr>
          <w:delText xml:space="preserve">. </w:delText>
        </w:r>
        <w:r>
          <w:rPr>
            <w:rFonts w:ascii="Roboto Serif Light" w:eastAsia="Roboto Serif Light" w:hAnsi="Roboto Serif Light" w:cs="Roboto Serif Light"/>
            <w:lang w:val="en-GB"/>
          </w:rPr>
          <w:delText xml:space="preserve">This approach was motivated by several key considerations. First, it reduces the influence of species that are present in a high number of stations. Second, common species often exhibit morphological or physiological differences across climatic gradients </w:delText>
        </w:r>
        <w:r>
          <w:fldChar w:fldCharType="begin"/>
        </w:r>
        <w:r>
          <w:rPr>
            <w:lang w:val="en-GB"/>
          </w:rPr>
          <w:delInstrText xml:space="preserve"> HYPERLINK "https://www.zotero.org/google-docs/?eeWGCA" \h </w:delInstrText>
        </w:r>
        <w:r>
          <w:fldChar w:fldCharType="separate"/>
        </w:r>
        <w:r>
          <w:rPr>
            <w:rFonts w:ascii="Roboto Serif Light" w:eastAsia="Roboto Serif Light" w:hAnsi="Roboto Serif Light" w:cs="Roboto Serif Light"/>
            <w:lang w:val="en-GB"/>
          </w:rPr>
          <w:delText>(Mayr, 1956)</w:delText>
        </w:r>
        <w:r>
          <w:rPr>
            <w:rFonts w:ascii="Roboto Serif Light" w:eastAsia="Roboto Serif Light" w:hAnsi="Roboto Serif Light" w:cs="Roboto Serif Light"/>
          </w:rPr>
          <w:fldChar w:fldCharType="end"/>
        </w:r>
        <w:r>
          <w:rPr>
            <w:rFonts w:ascii="Roboto Serif Light" w:eastAsia="Roboto Serif Light" w:hAnsi="Roboto Serif Light" w:cs="Roboto Serif Light"/>
            <w:lang w:val="en-GB"/>
          </w:rPr>
          <w:delText>. Third, in some stations, only males or females have been collected. Aggregating data within climatic zones increases the likelihood of capturing both sexes.</w:delText>
        </w:r>
      </w:del>
      <w:commentRangeEnd w:id="283"/>
      <w:r>
        <w:commentReference w:id="283"/>
      </w:r>
    </w:p>
    <w:p w14:paraId="3243E9B5" w14:textId="77777777" w:rsidR="00E94D77" w:rsidRDefault="00430C4D">
      <w:pPr>
        <w:spacing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The average individual mass of males and females for each species in each </w:t>
      </w:r>
      <w:del w:id="287" w:author=" " w:date="2025-09-09T12:15:00Z">
        <w:r>
          <w:rPr>
            <w:rFonts w:ascii="Roboto Serif Light" w:eastAsia="Roboto Serif Light" w:hAnsi="Roboto Serif Light" w:cs="Roboto Serif Light"/>
            <w:lang w:val="en-GB"/>
          </w:rPr>
          <w:delText>climatic zone</w:delText>
        </w:r>
      </w:del>
      <w:ins w:id="288" w:author=" " w:date="2025-09-09T12:15:00Z">
        <w:r>
          <w:rPr>
            <w:rFonts w:ascii="Roboto Serif Light" w:eastAsia="Roboto Serif Light" w:hAnsi="Roboto Serif Light" w:cs="Roboto Serif Light"/>
            <w:lang w:val="en-GB"/>
          </w:rPr>
          <w:t>station</w:t>
        </w:r>
      </w:ins>
      <w:r>
        <w:rPr>
          <w:rFonts w:ascii="Roboto Serif Light" w:eastAsia="Roboto Serif Light" w:hAnsi="Roboto Serif Light" w:cs="Roboto Serif Light"/>
          <w:lang w:val="en-GB"/>
        </w:rPr>
        <w:t xml:space="preserve"> was calculated, resulting in a dataset with 611 rows (representing </w:t>
      </w:r>
      <w:del w:id="289" w:author=" " w:date="2025-09-09T12:14:00Z">
        <w:r>
          <w:rPr>
            <w:rFonts w:ascii="Roboto Serif Light" w:eastAsia="Roboto Serif Light" w:hAnsi="Roboto Serif Light" w:cs="Roboto Serif Light"/>
            <w:lang w:val="en-GB"/>
          </w:rPr>
          <w:delText>climate</w:delText>
        </w:r>
      </w:del>
      <w:ins w:id="290" w:author=" " w:date="2025-09-09T12:14:00Z">
        <w:r>
          <w:rPr>
            <w:rFonts w:ascii="Roboto Serif Light" w:eastAsia="Roboto Serif Light" w:hAnsi="Roboto Serif Light" w:cs="Roboto Serif Light"/>
            <w:lang w:val="en-GB"/>
          </w:rPr>
          <w:t>station</w:t>
        </w:r>
      </w:ins>
      <w:r>
        <w:rPr>
          <w:rFonts w:ascii="Roboto Serif Light" w:eastAsia="Roboto Serif Light" w:hAnsi="Roboto Serif Light" w:cs="Roboto Serif Light"/>
          <w:lang w:val="en-GB"/>
        </w:rPr>
        <w:t xml:space="preserve">-species combinations) and 2 columns (male and female). We used analysis of covariance (ANCOVA) to test whether the parameters of the linear relationship between the average male and female mass (log-transformed) in a local population were influenced by habitat type (open vs. closed). Statistical tests were conducted using the car package (Levene’s test) and the stats package (Shapiro-Wilk test, ANCOVA) in RStudio </w:t>
      </w:r>
      <w:r>
        <w:fldChar w:fldCharType="begin"/>
      </w:r>
      <w:r>
        <w:rPr>
          <w:lang w:val="en-GB"/>
          <w:rPrChange w:id="291" w:author=" " w:date="2025-09-10T08:50:00Z">
            <w:rPr/>
          </w:rPrChange>
        </w:rPr>
        <w:instrText xml:space="preserve"> HYPERLINK "https://www.zotero.org/google-docs/?KaTnTG" \h </w:instrText>
      </w:r>
      <w:r>
        <w:fldChar w:fldCharType="separate"/>
      </w:r>
      <w:r>
        <w:rPr>
          <w:rFonts w:ascii="Roboto Serif Light" w:eastAsia="Roboto Serif Light" w:hAnsi="Roboto Serif Light" w:cs="Roboto Serif Light"/>
          <w:lang w:val="en-GB"/>
        </w:rPr>
        <w:t>(Bolar, 2019; Fox et al., 2001)</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w:t>
      </w:r>
    </w:p>
    <w:p w14:paraId="72699380" w14:textId="77777777" w:rsidR="00E94D77" w:rsidRDefault="00E94D77">
      <w:pPr>
        <w:spacing w:line="480" w:lineRule="auto"/>
        <w:jc w:val="both"/>
        <w:rPr>
          <w:rFonts w:ascii="Roboto Serif Light" w:eastAsia="Roboto Serif Light" w:hAnsi="Roboto Serif Light" w:cs="Roboto Serif Light"/>
          <w:lang w:val="en-GB"/>
        </w:rPr>
      </w:pPr>
    </w:p>
    <w:p w14:paraId="574C9208" w14:textId="77777777" w:rsidR="00E94D77" w:rsidRDefault="00430C4D">
      <w:pPr>
        <w:keepNext/>
        <w:keepLines/>
        <w:tabs>
          <w:tab w:val="center" w:pos="840"/>
        </w:tabs>
        <w:spacing w:after="252" w:line="480" w:lineRule="auto"/>
        <w:ind w:left="-15"/>
        <w:jc w:val="both"/>
        <w:rPr>
          <w:rFonts w:ascii="Roboto Serif Light" w:eastAsia="Roboto Serif Light" w:hAnsi="Roboto Serif Light" w:cs="Roboto Serif Light"/>
          <w:sz w:val="28"/>
          <w:szCs w:val="28"/>
          <w:lang w:val="en-GB"/>
        </w:rPr>
      </w:pPr>
      <w:r>
        <w:rPr>
          <w:rFonts w:ascii="Roboto Serif ExtraLight" w:eastAsia="Roboto Serif ExtraLight" w:hAnsi="Roboto Serif ExtraLight" w:cs="Roboto Serif ExtraLight"/>
          <w:sz w:val="28"/>
          <w:szCs w:val="28"/>
          <w:lang w:val="en-GB"/>
        </w:rPr>
        <w:t>3</w:t>
      </w:r>
      <w:r>
        <w:rPr>
          <w:rFonts w:ascii="Roboto Serif ExtraLight" w:eastAsia="Roboto Serif ExtraLight" w:hAnsi="Roboto Serif ExtraLight" w:cs="Roboto Serif ExtraLight"/>
          <w:sz w:val="28"/>
          <w:szCs w:val="28"/>
          <w:lang w:val="en-GB"/>
        </w:rPr>
        <w:tab/>
        <w:t>Results</w:t>
      </w:r>
    </w:p>
    <w:p w14:paraId="2F8B128D"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3.1 Collected taxa</w:t>
      </w:r>
    </w:p>
    <w:p w14:paraId="0553764E" w14:textId="77777777" w:rsidR="00E94D77" w:rsidRDefault="00430C4D">
      <w:pPr>
        <w:spacing w:line="480" w:lineRule="auto"/>
        <w:jc w:val="both"/>
        <w:rPr>
          <w:rFonts w:ascii="Roboto Serif Light" w:eastAsia="Roboto Serif Light" w:hAnsi="Roboto Serif Light" w:cs="Roboto Serif Light"/>
          <w:lang w:val="en-GB"/>
        </w:rPr>
      </w:pPr>
      <w:r>
        <w:rPr>
          <w:rFonts w:ascii="Roboto Serif" w:eastAsia="Roboto Serif" w:hAnsi="Roboto Serif" w:cs="Roboto Serif"/>
          <w:lang w:val="en-GB"/>
        </w:rPr>
        <w:t>About 35 millions nematodes,</w:t>
      </w:r>
      <w:r>
        <w:rPr>
          <w:rFonts w:ascii="Roboto Serif Light" w:eastAsia="Roboto Serif Light" w:hAnsi="Roboto Serif Light" w:cs="Roboto Serif Light"/>
          <w:lang w:val="en-GB"/>
        </w:rPr>
        <w:t xml:space="preserve"> 10,578 microarthropods and 48,773 macroinvertebrates were extracted or collected. </w:t>
      </w:r>
      <w:del w:id="292" w:author=" " w:date="2025-09-09T12:16:00Z">
        <w:r>
          <w:rPr>
            <w:rFonts w:ascii="Roboto Serif Light" w:eastAsia="Roboto Serif Light" w:hAnsi="Roboto Serif Light" w:cs="Roboto Serif Light"/>
            <w:lang w:val="en-GB"/>
          </w:rPr>
          <w:delText xml:space="preserve">We identified </w:delText>
        </w:r>
      </w:del>
      <w:ins w:id="293" w:author=" " w:date="2025-09-09T12:16:00Z">
        <w:r>
          <w:rPr>
            <w:rFonts w:ascii="Roboto Serif Light" w:eastAsia="Roboto Serif Light" w:hAnsi="Roboto Serif Light" w:cs="Roboto Serif Light"/>
            <w:lang w:val="en-GB"/>
          </w:rPr>
          <w:t xml:space="preserve">A total of </w:t>
        </w:r>
      </w:ins>
      <w:r>
        <w:rPr>
          <w:rFonts w:ascii="Roboto Serif" w:eastAsia="Roboto Serif" w:hAnsi="Roboto Serif" w:cs="Roboto Serif"/>
          <w:lang w:val="en-GB"/>
        </w:rPr>
        <w:t xml:space="preserve">15 500 </w:t>
      </w:r>
      <w:r>
        <w:rPr>
          <w:rFonts w:ascii="Roboto Serif Light" w:eastAsia="Roboto Serif Light" w:hAnsi="Roboto Serif Light" w:cs="Roboto Serif Light"/>
          <w:lang w:val="en-GB"/>
        </w:rPr>
        <w:t xml:space="preserve">nematodes </w:t>
      </w:r>
      <w:ins w:id="294" w:author=" " w:date="2025-09-09T12:16:00Z">
        <w:r>
          <w:rPr>
            <w:rFonts w:ascii="Roboto Serif Light" w:eastAsia="Roboto Serif Light" w:hAnsi="Roboto Serif Light" w:cs="Roboto Serif Light"/>
            <w:lang w:val="en-GB"/>
          </w:rPr>
          <w:t xml:space="preserve">individuals </w:t>
        </w:r>
      </w:ins>
      <w:r>
        <w:rPr>
          <w:rFonts w:ascii="Roboto Serif" w:eastAsia="Roboto Serif" w:hAnsi="Roboto Serif" w:cs="Roboto Serif"/>
          <w:lang w:val="en-GB"/>
        </w:rPr>
        <w:t xml:space="preserve">(223 in average per site) </w:t>
      </w:r>
      <w:ins w:id="295" w:author=" " w:date="2025-09-09T12:16:00Z">
        <w:r>
          <w:rPr>
            <w:rFonts w:ascii="Roboto Serif" w:eastAsia="Roboto Serif" w:hAnsi="Roboto Serif" w:cs="Roboto Serif"/>
            <w:lang w:val="en-GB"/>
          </w:rPr>
          <w:t>were identified to famil</w:t>
        </w:r>
      </w:ins>
      <w:ins w:id="296" w:author=" " w:date="2025-09-09T12:17:00Z">
        <w:r>
          <w:rPr>
            <w:rFonts w:ascii="Roboto Serif" w:eastAsia="Roboto Serif" w:hAnsi="Roboto Serif" w:cs="Roboto Serif"/>
            <w:lang w:val="en-GB"/>
          </w:rPr>
          <w:t xml:space="preserve">y level, </w:t>
        </w:r>
      </w:ins>
      <w:r>
        <w:rPr>
          <w:rFonts w:ascii="Roboto Serif Light" w:eastAsia="Roboto Serif Light" w:hAnsi="Roboto Serif Light" w:cs="Roboto Serif Light"/>
          <w:lang w:val="en-GB"/>
        </w:rPr>
        <w:t>belonging to 49 families. The spider community comprised 226 species across 25 families, with Linyphiidae (85 species), Lycosidae (37 species), and Gnaphosidae (32 species) being the most represented</w:t>
      </w:r>
      <w:ins w:id="297" w:author=" " w:date="2025-09-09T12:18:00Z">
        <w:r>
          <w:rPr>
            <w:rFonts w:ascii="Roboto Serif Light" w:eastAsia="Roboto Serif Light" w:hAnsi="Roboto Serif Light" w:cs="Roboto Serif Light"/>
            <w:lang w:val="en-GB"/>
          </w:rPr>
          <w:t xml:space="preserve"> families</w:t>
        </w:r>
      </w:ins>
      <w:r>
        <w:rPr>
          <w:rFonts w:ascii="Roboto Serif Light" w:eastAsia="Roboto Serif Light" w:hAnsi="Roboto Serif Light" w:cs="Roboto Serif Light"/>
          <w:lang w:val="en-GB"/>
        </w:rPr>
        <w:t>. A total of 229 Coleoptera species were recorded, spanning at least 27 families, with Carabidae dominating (128 species). Collembola diversity included 51 species from 15 families, mainly Isotomidae (12 species) and Hypogastruridae (10 species). From the pitfall, we identified at least 35 earthworm species from two families, predominantly Lumbricidae (34 species). As the identification from hand-sor</w:t>
      </w:r>
      <w:ins w:id="298" w:author=" " w:date="2025-09-09T12:18:00Z">
        <w:r>
          <w:rPr>
            <w:rFonts w:ascii="Roboto Serif Light" w:eastAsia="Roboto Serif Light" w:hAnsi="Roboto Serif Light" w:cs="Roboto Serif Light"/>
            <w:lang w:val="en-GB"/>
          </w:rPr>
          <w:t>t</w:t>
        </w:r>
      </w:ins>
      <w:r>
        <w:rPr>
          <w:rFonts w:ascii="Roboto Serif Light" w:eastAsia="Roboto Serif Light" w:hAnsi="Roboto Serif Light" w:cs="Roboto Serif Light"/>
          <w:lang w:val="en-GB"/>
        </w:rPr>
        <w:t xml:space="preserve">ing and mustard is only completed at 90%, these results are not integrated in the analysis. Diplopoda were represented by 27 species across nine families, primarily Julidae (9 species), while Isopoda included 21 species from eight families, with Armadillidiidae (6 species) being the most abundant. Among Hymenoptera, only ants (Formicidae) were identified to the species levels, with a total number of 50 species recorded. The species list is available in </w:t>
      </w:r>
      <w:r>
        <w:fldChar w:fldCharType="begin"/>
      </w:r>
      <w:r>
        <w:rPr>
          <w:lang w:val="en-GB"/>
          <w:rPrChange w:id="299" w:author=" " w:date="2025-09-10T08:50:00Z">
            <w:rPr/>
          </w:rPrChange>
        </w:rPr>
        <w:instrText xml:space="preserve"> HYPERLINK "https://docs.google.com/spreadsheets/d/1T_8r4g1-YYt9iMah-dyAy9X5B78C3Mayz2b9KoF8LZE/edit?gid=0" \l "gid=0" \h </w:instrText>
      </w:r>
      <w:r>
        <w:fldChar w:fldCharType="separate"/>
      </w:r>
      <w:r>
        <w:rPr>
          <w:rFonts w:ascii="Roboto Serif Light" w:eastAsia="Roboto Serif Light" w:hAnsi="Roboto Serif Light" w:cs="Roboto Serif Light"/>
          <w:color w:val="1155CC"/>
          <w:u w:val="single"/>
          <w:lang w:val="en-GB"/>
        </w:rPr>
        <w:t>Annex A</w:t>
      </w:r>
      <w:r>
        <w:rPr>
          <w:rFonts w:ascii="Roboto Serif Light" w:eastAsia="Roboto Serif Light" w:hAnsi="Roboto Serif Light" w:cs="Roboto Serif Light"/>
          <w:color w:val="1155CC"/>
          <w:u w:val="single"/>
          <w:lang w:val="en-GB"/>
        </w:rPr>
        <w:fldChar w:fldCharType="end"/>
      </w:r>
      <w:r>
        <w:rPr>
          <w:rFonts w:ascii="Roboto Serif Light" w:eastAsia="Roboto Serif Light" w:hAnsi="Roboto Serif Light" w:cs="Roboto Serif Light"/>
          <w:lang w:val="en-GB"/>
        </w:rPr>
        <w:t xml:space="preserve">. </w:t>
      </w:r>
    </w:p>
    <w:p w14:paraId="6DEE41F6"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Considering all the taxa identified at species level, only 47 species have been collected in more than 20% of the stations, and can be arbitrarily considered as common, representing less than 8% of the total </w:t>
      </w:r>
      <w:r>
        <w:rPr>
          <w:rFonts w:ascii="Roboto Serif Light" w:eastAsia="Roboto Serif Light" w:hAnsi="Roboto Serif Light" w:cs="Roboto Serif Light"/>
          <w:lang w:val="en-GB"/>
        </w:rPr>
        <w:lastRenderedPageBreak/>
        <w:t xml:space="preserve">collected species pool (541) (Figure 2). </w:t>
      </w:r>
      <w:r>
        <w:rPr>
          <w:rFonts w:ascii="Roboto Serif Light" w:eastAsia="Roboto Serif Light" w:hAnsi="Roboto Serif Light" w:cs="Roboto Serif Light"/>
          <w:i/>
          <w:lang w:val="en-GB"/>
        </w:rPr>
        <w:t>Parisotoma notabilis</w:t>
      </w:r>
      <w:r>
        <w:rPr>
          <w:rFonts w:ascii="Roboto Serif Light" w:eastAsia="Roboto Serif Light" w:hAnsi="Roboto Serif Light" w:cs="Roboto Serif Light"/>
          <w:lang w:val="en-GB"/>
        </w:rPr>
        <w:t xml:space="preserve"> (Schäffer, 1896), </w:t>
      </w:r>
      <w:r>
        <w:rPr>
          <w:rFonts w:ascii="Roboto Serif Light" w:eastAsia="Roboto Serif Light" w:hAnsi="Roboto Serif Light" w:cs="Roboto Serif Light"/>
          <w:i/>
          <w:lang w:val="en-GB"/>
        </w:rPr>
        <w:t xml:space="preserve">Allolobophora chlorotica </w:t>
      </w:r>
      <w:r>
        <w:rPr>
          <w:rFonts w:ascii="Roboto Serif Light" w:eastAsia="Roboto Serif Light" w:hAnsi="Roboto Serif Light" w:cs="Roboto Serif Light"/>
          <w:lang w:val="en-GB"/>
        </w:rPr>
        <w:t xml:space="preserve">(Savigny, 1826), </w:t>
      </w:r>
      <w:r>
        <w:rPr>
          <w:rFonts w:ascii="Roboto Serif Light" w:eastAsia="Roboto Serif Light" w:hAnsi="Roboto Serif Light" w:cs="Roboto Serif Light"/>
          <w:i/>
          <w:lang w:val="en-GB"/>
        </w:rPr>
        <w:t xml:space="preserve">Poecilus cupreus </w:t>
      </w:r>
      <w:r>
        <w:rPr>
          <w:rFonts w:ascii="Roboto Serif Light" w:eastAsia="Roboto Serif Light" w:hAnsi="Roboto Serif Light" w:cs="Roboto Serif Light"/>
          <w:lang w:val="en-GB"/>
        </w:rPr>
        <w:t xml:space="preserve">(Linnaeus, 1758), </w:t>
      </w:r>
      <w:r>
        <w:rPr>
          <w:rFonts w:ascii="Roboto Serif Light" w:eastAsia="Roboto Serif Light" w:hAnsi="Roboto Serif Light" w:cs="Roboto Serif Light"/>
          <w:i/>
          <w:lang w:val="en-GB"/>
        </w:rPr>
        <w:t>Tenuiphantes tenuis</w:t>
      </w:r>
      <w:r>
        <w:rPr>
          <w:rFonts w:ascii="Roboto Serif Light" w:eastAsia="Roboto Serif Light" w:hAnsi="Roboto Serif Light" w:cs="Roboto Serif Light"/>
          <w:lang w:val="en-GB"/>
        </w:rPr>
        <w:t xml:space="preserve"> (Blackwall, 1852), </w:t>
      </w:r>
      <w:r>
        <w:rPr>
          <w:rFonts w:ascii="Roboto Serif Light" w:eastAsia="Roboto Serif Light" w:hAnsi="Roboto Serif Light" w:cs="Roboto Serif Light"/>
          <w:i/>
          <w:lang w:val="en-GB"/>
        </w:rPr>
        <w:t>Lasius niger</w:t>
      </w:r>
      <w:r>
        <w:rPr>
          <w:rFonts w:ascii="Roboto Serif Light" w:eastAsia="Roboto Serif Light" w:hAnsi="Roboto Serif Light" w:cs="Roboto Serif Light"/>
          <w:lang w:val="en-GB"/>
        </w:rPr>
        <w:t xml:space="preserve"> (Linnaeus, 1758) and </w:t>
      </w:r>
      <w:r>
        <w:rPr>
          <w:rFonts w:ascii="Roboto Serif Light" w:eastAsia="Roboto Serif Light" w:hAnsi="Roboto Serif Light" w:cs="Roboto Serif Light"/>
          <w:i/>
          <w:lang w:val="en-GB"/>
        </w:rPr>
        <w:t>Philoscia muscorum</w:t>
      </w:r>
      <w:r>
        <w:rPr>
          <w:rFonts w:ascii="Roboto Serif Light" w:eastAsia="Roboto Serif Light" w:hAnsi="Roboto Serif Light" w:cs="Roboto Serif Light"/>
          <w:lang w:val="en-GB"/>
        </w:rPr>
        <w:t xml:space="preserve"> (Scopoli, 1763) displayed the highest occurrence rate of their respective taxa (Collembola-61%, Oligochaeta-58%, Carabidae-51%, Araneae-48%, Formicidae-43% and Isopoda-32%, respectively). Reciprocally, most of the species (92%) were present in less than 20% of the stations, including all the diplopoda species. This pattern may intensify or be reduced when incorporating other groups with high (acari, insects) or low (centipedes) diversity, which have not been identified at species level yet.</w:t>
      </w:r>
    </w:p>
    <w:p w14:paraId="686559F9" w14:textId="77777777" w:rsidR="00E94D77" w:rsidRDefault="00E94D77">
      <w:pPr>
        <w:spacing w:line="480" w:lineRule="auto"/>
        <w:jc w:val="both"/>
        <w:rPr>
          <w:rFonts w:ascii="Roboto Serif Light" w:eastAsia="Roboto Serif Light" w:hAnsi="Roboto Serif Light" w:cs="Roboto Serif Light"/>
          <w:lang w:val="en-GB"/>
        </w:rPr>
      </w:pPr>
    </w:p>
    <w:p w14:paraId="13399CF9"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3.2 Nematode-based indicators of soil </w:t>
      </w:r>
      <w:del w:id="300" w:author=" " w:date="2025-09-10T10:09:00Z">
        <w:r>
          <w:rPr>
            <w:rFonts w:ascii="Roboto Serif Light" w:eastAsia="Roboto Serif Light" w:hAnsi="Roboto Serif Light" w:cs="Roboto Serif Light"/>
            <w:lang w:val="en-GB"/>
          </w:rPr>
          <w:delText>health</w:delText>
        </w:r>
      </w:del>
      <w:ins w:id="301" w:author=" " w:date="2025-09-10T10:09:00Z">
        <w:r>
          <w:rPr>
            <w:rFonts w:ascii="Roboto Serif Light" w:eastAsia="Roboto Serif Light" w:hAnsi="Roboto Serif Light" w:cs="Roboto Serif Light"/>
            <w:lang w:val="en-GB"/>
          </w:rPr>
          <w:t>quality</w:t>
        </w:r>
      </w:ins>
    </w:p>
    <w:p w14:paraId="2447A512" w14:textId="77777777" w:rsidR="00E94D77" w:rsidRDefault="00430C4D">
      <w:pPr>
        <w:spacing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Figure 3</w:t>
      </w:r>
      <w:del w:id="302" w:author=" " w:date="2025-09-11T09:48:00Z">
        <w:r>
          <w:rPr>
            <w:rFonts w:ascii="Roboto Serif Light" w:eastAsia="Roboto Serif Light" w:hAnsi="Roboto Serif Light" w:cs="Roboto Serif Light"/>
            <w:lang w:val="en-GB"/>
          </w:rPr>
          <w:delText>.</w:delText>
        </w:r>
      </w:del>
      <w:r>
        <w:rPr>
          <w:rFonts w:ascii="Roboto Serif Light" w:eastAsia="Roboto Serif Light" w:hAnsi="Roboto Serif Light" w:cs="Roboto Serif Light"/>
          <w:lang w:val="en-GB"/>
        </w:rPr>
        <w:t>A illustrates the distribution of the 69 sampled sites based on the Enrichment Index (EI) as a function of the Structure Index (SI), with data points spanning all four quadrants. The majority of sites are clustered in the upper portion of the graph, where EI values exceed 50. Specifically, over 80% of annual crop plots have an EI above 50, compared to 50% of grassland sites and 60% of forest sites. The lowest SI values are observed in agricultural plots under annual cropping, with five sites registering an SI below 8. In contrast, forests contain a high proportion of plots with elevated SI values: 45% of forest sites exhibit an SI above 75. Among the forests with SI values below 45, four out of five represent atypical cases: two dry garrigue sites, a recently clear-cut area, and a former pasture undergoing reforestation.</w:t>
      </w:r>
    </w:p>
    <w:p w14:paraId="6B94683F" w14:textId="77777777" w:rsidR="00E94D77" w:rsidRDefault="00430C4D">
      <w:pPr>
        <w:spacing w:before="240"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For comparisons of nematode abundances</w:t>
      </w:r>
      <w:ins w:id="303" w:author=" " w:date="2025-09-11T09:15:00Z">
        <w:r>
          <w:rPr>
            <w:rFonts w:ascii="Roboto Serif Light" w:eastAsia="Roboto Serif Light" w:hAnsi="Roboto Serif Light" w:cs="Roboto Serif Light"/>
            <w:lang w:val="en-GB"/>
          </w:rPr>
          <w:t xml:space="preserve"> amongst land uses</w:t>
        </w:r>
      </w:ins>
      <w:r>
        <w:rPr>
          <w:rFonts w:ascii="Roboto Serif Light" w:eastAsia="Roboto Serif Light" w:hAnsi="Roboto Serif Light" w:cs="Roboto Serif Light"/>
          <w:lang w:val="en-GB"/>
        </w:rPr>
        <w:t>, the urban site and the three "permanent crop" sites were excluded due to their limited representation within their respective categories</w:t>
      </w:r>
      <w:ins w:id="304" w:author=" " w:date="2025-09-11T09:49:00Z">
        <w:r>
          <w:rPr>
            <w:rFonts w:ascii="Roboto Serif Light" w:eastAsia="Roboto Serif Light" w:hAnsi="Roboto Serif Light" w:cs="Roboto Serif Light"/>
            <w:lang w:val="en-GB"/>
          </w:rPr>
          <w:t>, but displayed in Figure 3B for visual comparison</w:t>
        </w:r>
      </w:ins>
      <w:r>
        <w:rPr>
          <w:rFonts w:ascii="Roboto Serif Light" w:eastAsia="Roboto Serif Light" w:hAnsi="Roboto Serif Light" w:cs="Roboto Serif Light"/>
          <w:lang w:val="en-GB"/>
        </w:rPr>
        <w:t xml:space="preserve">. </w:t>
      </w:r>
      <w:del w:id="305" w:author=" " w:date="2025-09-11T09:51:00Z">
        <w:r>
          <w:rPr>
            <w:rFonts w:ascii="Roboto Serif Light" w:eastAsia="Roboto Serif Light" w:hAnsi="Roboto Serif Light" w:cs="Roboto Serif Light"/>
            <w:lang w:val="en-GB"/>
          </w:rPr>
          <w:delText xml:space="preserve"> </w:delText>
        </w:r>
      </w:del>
      <w:r>
        <w:rPr>
          <w:rFonts w:ascii="Roboto Serif Light" w:eastAsia="Roboto Serif Light" w:hAnsi="Roboto Serif Light" w:cs="Roboto Serif Light"/>
          <w:lang w:val="en-GB"/>
        </w:rPr>
        <w:t>No significant differences were detected in the total abundance of free-living nematodes among the three major land-use types (annual crops, grasslands, and forests)</w:t>
      </w:r>
      <w:ins w:id="306" w:author=" " w:date="2025-09-11T09:50:00Z">
        <w:r>
          <w:rPr>
            <w:rFonts w:ascii="Roboto Serif Light" w:eastAsia="Roboto Serif Light" w:hAnsi="Roboto Serif Light" w:cs="Roboto Serif Light"/>
            <w:lang w:val="en-GB"/>
          </w:rPr>
          <w:t xml:space="preserve"> (Kruskal-Wallis </w:t>
        </w:r>
      </w:ins>
      <w:ins w:id="307" w:author=" " w:date="2025-09-11T09:51:00Z">
        <w:r>
          <w:rPr>
            <w:rFonts w:ascii="Times New Roman" w:eastAsia="Roboto Serif Light" w:hAnsi="Times New Roman" w:cs="Times New Roman"/>
            <w:lang w:val="en-GB"/>
          </w:rPr>
          <w:t>χ</w:t>
        </w:r>
        <w:r>
          <w:rPr>
            <w:rFonts w:ascii="Roboto Serif Light" w:eastAsia="Roboto Serif Light" w:hAnsi="Roboto Serif Light" w:cs="Roboto Serif Light"/>
            <w:vertAlign w:val="superscript"/>
            <w:lang w:val="en-GB"/>
            <w:rPrChange w:id="308" w:author=" " w:date="2025-09-11T09:51:00Z">
              <w:rPr>
                <w:rFonts w:ascii="Roboto Serif Light" w:eastAsia="Roboto Serif Light" w:hAnsi="Roboto Serif Light" w:cs="Roboto Serif Light"/>
                <w:lang w:val="en-GB"/>
              </w:rPr>
            </w:rPrChange>
          </w:rPr>
          <w:t>2</w:t>
        </w:r>
        <w:r>
          <w:rPr>
            <w:rFonts w:ascii="Roboto Serif Light" w:eastAsia="Roboto Serif Light" w:hAnsi="Roboto Serif Light" w:cs="Roboto Serif Light"/>
            <w:lang w:val="en-GB"/>
          </w:rPr>
          <w:t xml:space="preserve"> = </w:t>
        </w:r>
      </w:ins>
      <w:ins w:id="309" w:author=" " w:date="2025-09-11T09:55:00Z">
        <w:r>
          <w:rPr>
            <w:rFonts w:ascii="Roboto Serif Light" w:eastAsia="Roboto Serif Light" w:hAnsi="Roboto Serif Light" w:cs="Roboto Serif Light"/>
            <w:lang w:val="en-GB"/>
          </w:rPr>
          <w:t>1.861</w:t>
        </w:r>
      </w:ins>
      <w:ins w:id="310" w:author=" " w:date="2025-09-11T09:51:00Z">
        <w:r>
          <w:rPr>
            <w:rFonts w:ascii="Roboto Serif Light" w:eastAsia="Roboto Serif Light" w:hAnsi="Roboto Serif Light" w:cs="Roboto Serif Light"/>
            <w:lang w:val="en-GB"/>
          </w:rPr>
          <w:t>, p-value = 0.3</w:t>
        </w:r>
      </w:ins>
      <w:ins w:id="311" w:author=" " w:date="2025-09-11T09:55:00Z">
        <w:r>
          <w:rPr>
            <w:rFonts w:ascii="Roboto Serif Light" w:eastAsia="Roboto Serif Light" w:hAnsi="Roboto Serif Light" w:cs="Roboto Serif Light"/>
            <w:lang w:val="en-GB"/>
          </w:rPr>
          <w:t>94</w:t>
        </w:r>
      </w:ins>
      <w:ins w:id="312" w:author=" " w:date="2025-09-11T09:51:00Z">
        <w:r>
          <w:rPr>
            <w:rFonts w:ascii="Roboto Serif Light" w:eastAsia="Roboto Serif Light" w:hAnsi="Roboto Serif Light" w:cs="Roboto Serif Light"/>
            <w:lang w:val="en-GB"/>
          </w:rPr>
          <w:t>)</w:t>
        </w:r>
      </w:ins>
      <w:r>
        <w:rPr>
          <w:rFonts w:ascii="Roboto Serif Light" w:eastAsia="Roboto Serif Light" w:hAnsi="Roboto Serif Light" w:cs="Roboto Serif Light"/>
          <w:lang w:val="en-GB"/>
        </w:rPr>
        <w:t xml:space="preserve">. </w:t>
      </w:r>
      <w:ins w:id="313" w:author="Mickael Hedde (mickael.hedde@inrae.fr)" w:date="2025-09-11T18:35:00Z">
        <w:r w:rsidRPr="00430C4D">
          <w:rPr>
            <w:rFonts w:ascii="Roboto Serif Light" w:eastAsia="Roboto Serif Light" w:hAnsi="Roboto Serif Light" w:cs="Roboto Serif Light"/>
            <w:color w:val="000000"/>
            <w:lang w:val="en-US"/>
            <w:rPrChange w:id="314" w:author="Mickael HEDDE" w:date="2025-09-11T20:55:00Z">
              <w:rPr>
                <w:rFonts w:ascii="Times New Roman" w:eastAsia="Times New Roman" w:hAnsi="Times New Roman" w:cs="Times New Roman"/>
                <w:color w:val="000000"/>
                <w:sz w:val="24"/>
              </w:rPr>
            </w:rPrChange>
          </w:rPr>
          <w:t>N</w:t>
        </w:r>
      </w:ins>
      <w:ins w:id="315" w:author="Mickael Hedde (mickael.hedde@inrae.fr)" w:date="2025-09-11T18:36:00Z">
        <w:r w:rsidRPr="00430C4D">
          <w:rPr>
            <w:rFonts w:ascii="Roboto Serif Light" w:eastAsia="Roboto Serif Light" w:hAnsi="Roboto Serif Light" w:cs="Roboto Serif Light"/>
            <w:color w:val="000000"/>
            <w:lang w:val="en-US"/>
            <w:rPrChange w:id="316" w:author="Mickael HEDDE" w:date="2025-09-11T20:55:00Z">
              <w:rPr>
                <w:rFonts w:ascii="Times New Roman" w:eastAsia="Times New Roman" w:hAnsi="Times New Roman" w:cs="Times New Roman"/>
                <w:color w:val="000000"/>
                <w:sz w:val="24"/>
              </w:rPr>
            </w:rPrChange>
          </w:rPr>
          <w:t>o differences were detected in the abundance of opportunistic bacterivores (</w:t>
        </w:r>
      </w:ins>
      <w:ins w:id="317" w:author="Mickael Hedde (mickael.hedde@inrae.fr)" w:date="2025-09-11T18:37:00Z">
        <w:r w:rsidRPr="00430C4D">
          <w:rPr>
            <w:rFonts w:ascii="Roboto Serif Light" w:eastAsia="Roboto Serif Light" w:hAnsi="Roboto Serif Light" w:cs="Roboto Serif Light"/>
            <w:color w:val="000000"/>
            <w:lang w:val="en-US"/>
            <w:rPrChange w:id="318" w:author="Mickael HEDDE" w:date="2025-09-11T20:55:00Z">
              <w:rPr>
                <w:rFonts w:ascii="Times New Roman" w:eastAsia="Times New Roman" w:hAnsi="Times New Roman" w:cs="Times New Roman"/>
                <w:color w:val="000000"/>
                <w:sz w:val="24"/>
              </w:rPr>
            </w:rPrChange>
          </w:rPr>
          <w:t xml:space="preserve">Kruskal-Wallis </w:t>
        </w:r>
        <w:r>
          <w:rPr>
            <w:rFonts w:ascii="Roboto Serif Light" w:eastAsia="Roboto Serif Light" w:hAnsi="Roboto Serif Light" w:cs="Roboto Serif Light"/>
            <w:color w:val="000000"/>
            <w:rPrChange w:id="319" w:author="Mickael Hedde (mickael.hedde@inrae.fr)" w:date="2025-09-11T18:41:00Z">
              <w:rPr>
                <w:rFonts w:ascii="Times New Roman" w:eastAsia="Times New Roman" w:hAnsi="Times New Roman" w:cs="Times New Roman"/>
                <w:color w:val="000000"/>
                <w:sz w:val="24"/>
              </w:rPr>
            </w:rPrChange>
          </w:rPr>
          <w:t>χ</w:t>
        </w:r>
        <w:r w:rsidRPr="00430C4D">
          <w:rPr>
            <w:rFonts w:ascii="Roboto Serif Light" w:eastAsia="Roboto Serif Light" w:hAnsi="Roboto Serif Light" w:cs="Roboto Serif Light"/>
            <w:color w:val="000000"/>
            <w:lang w:val="en-US"/>
            <w:rPrChange w:id="320" w:author="Mickael HEDDE" w:date="2025-09-11T20:55:00Z">
              <w:rPr>
                <w:rFonts w:ascii="Times New Roman" w:eastAsia="Times New Roman" w:hAnsi="Times New Roman" w:cs="Times New Roman"/>
                <w:color w:val="000000"/>
                <w:sz w:val="24"/>
              </w:rPr>
            </w:rPrChange>
          </w:rPr>
          <w:t>2 = 4.615, p-value = 0.100), fungivores (</w:t>
        </w:r>
      </w:ins>
      <w:ins w:id="321" w:author="Mickael Hedde (mickael.hedde@inrae.fr)" w:date="2025-09-11T18:36:00Z">
        <w:r w:rsidRPr="00430C4D">
          <w:rPr>
            <w:rFonts w:ascii="Roboto Serif Light" w:eastAsia="Roboto Serif Light" w:hAnsi="Roboto Serif Light" w:cs="Roboto Serif Light"/>
            <w:color w:val="000000"/>
            <w:lang w:val="en-US"/>
            <w:rPrChange w:id="322" w:author="Mickael HEDDE" w:date="2025-09-11T20:55:00Z">
              <w:rPr>
                <w:rFonts w:ascii="Times New Roman" w:eastAsia="Times New Roman" w:hAnsi="Times New Roman" w:cs="Times New Roman"/>
                <w:color w:val="000000"/>
                <w:sz w:val="24"/>
              </w:rPr>
            </w:rPrChange>
          </w:rPr>
          <w:t xml:space="preserve">Kruskal-Wallis </w:t>
        </w:r>
        <w:r>
          <w:rPr>
            <w:rFonts w:ascii="Roboto Serif Light" w:eastAsia="Roboto Serif Light" w:hAnsi="Roboto Serif Light" w:cs="Roboto Serif Light"/>
            <w:color w:val="000000"/>
            <w:rPrChange w:id="323" w:author="Mickael Hedde (mickael.hedde@inrae.fr)" w:date="2025-09-11T18:41:00Z">
              <w:rPr>
                <w:rFonts w:ascii="Times New Roman" w:eastAsia="Times New Roman" w:hAnsi="Times New Roman" w:cs="Times New Roman"/>
                <w:color w:val="000000"/>
                <w:sz w:val="24"/>
              </w:rPr>
            </w:rPrChange>
          </w:rPr>
          <w:t>χ</w:t>
        </w:r>
        <w:r w:rsidRPr="00430C4D">
          <w:rPr>
            <w:rFonts w:ascii="Roboto Serif Light" w:eastAsia="Roboto Serif Light" w:hAnsi="Roboto Serif Light" w:cs="Roboto Serif Light"/>
            <w:color w:val="000000"/>
            <w:lang w:val="en-US"/>
            <w:rPrChange w:id="324" w:author="Mickael HEDDE" w:date="2025-09-11T20:55:00Z">
              <w:rPr>
                <w:rFonts w:ascii="Times New Roman" w:eastAsia="Times New Roman" w:hAnsi="Times New Roman" w:cs="Times New Roman"/>
                <w:color w:val="000000"/>
                <w:sz w:val="24"/>
              </w:rPr>
            </w:rPrChange>
          </w:rPr>
          <w:t>2 = 0.087, p-value = 0.957) and omnivores+predators (</w:t>
        </w:r>
      </w:ins>
      <w:ins w:id="325" w:author="Mickael Hedde (mickael.hedde@inrae.fr)" w:date="2025-09-11T18:34:00Z">
        <w:r w:rsidRPr="00430C4D">
          <w:rPr>
            <w:rFonts w:ascii="Roboto Serif Light" w:eastAsia="Roboto Serif Light" w:hAnsi="Roboto Serif Light" w:cs="Roboto Serif Light"/>
            <w:color w:val="000000"/>
            <w:lang w:val="en-US"/>
            <w:rPrChange w:id="326" w:author="Mickael HEDDE" w:date="2025-09-11T20:55:00Z">
              <w:rPr>
                <w:rFonts w:ascii="Times New Roman" w:eastAsia="Times New Roman" w:hAnsi="Times New Roman" w:cs="Times New Roman"/>
                <w:color w:val="000000"/>
                <w:sz w:val="24"/>
              </w:rPr>
            </w:rPrChange>
          </w:rPr>
          <w:t xml:space="preserve">Kruskal-Wallis </w:t>
        </w:r>
        <w:r>
          <w:rPr>
            <w:rFonts w:ascii="Roboto Serif Light" w:eastAsia="Roboto Serif Light" w:hAnsi="Roboto Serif Light" w:cs="Roboto Serif Light"/>
            <w:color w:val="000000"/>
            <w:rPrChange w:id="327" w:author="Mickael Hedde (mickael.hedde@inrae.fr)" w:date="2025-09-11T18:41:00Z">
              <w:rPr>
                <w:rFonts w:ascii="Times New Roman" w:eastAsia="Times New Roman" w:hAnsi="Times New Roman" w:cs="Times New Roman"/>
                <w:color w:val="000000"/>
                <w:sz w:val="24"/>
              </w:rPr>
            </w:rPrChange>
          </w:rPr>
          <w:t>χ</w:t>
        </w:r>
        <w:r w:rsidRPr="00430C4D">
          <w:rPr>
            <w:rFonts w:ascii="Roboto Serif Light" w:eastAsia="Roboto Serif Light" w:hAnsi="Roboto Serif Light" w:cs="Roboto Serif Light"/>
            <w:color w:val="000000"/>
            <w:lang w:val="en-US"/>
            <w:rPrChange w:id="328" w:author="Mickael HEDDE" w:date="2025-09-11T20:55:00Z">
              <w:rPr>
                <w:rFonts w:ascii="Times New Roman" w:eastAsia="Times New Roman" w:hAnsi="Times New Roman" w:cs="Times New Roman"/>
                <w:color w:val="000000"/>
                <w:sz w:val="24"/>
              </w:rPr>
            </w:rPrChange>
          </w:rPr>
          <w:t>2 = 4.396, p-value = 0.</w:t>
        </w:r>
      </w:ins>
      <w:ins w:id="329" w:author="Mickael Hedde (mickael.hedde@inrae.fr)" w:date="2025-09-11T18:38:00Z">
        <w:r w:rsidRPr="00430C4D">
          <w:rPr>
            <w:rFonts w:ascii="Roboto Serif Light" w:eastAsia="Roboto Serif Light" w:hAnsi="Roboto Serif Light" w:cs="Roboto Serif Light"/>
            <w:color w:val="000000"/>
            <w:lang w:val="en-US"/>
            <w:rPrChange w:id="330" w:author="Mickael HEDDE" w:date="2025-09-11T20:55:00Z">
              <w:rPr>
                <w:rFonts w:ascii="Times New Roman" w:eastAsia="Times New Roman" w:hAnsi="Times New Roman" w:cs="Times New Roman"/>
                <w:color w:val="000000"/>
                <w:sz w:val="24"/>
              </w:rPr>
            </w:rPrChange>
          </w:rPr>
          <w:t xml:space="preserve">111). Bacterivores from cp2-4 differed between land uses (Kruskal-Wallis </w:t>
        </w:r>
        <w:r>
          <w:rPr>
            <w:rFonts w:ascii="Roboto Serif Light" w:eastAsia="Roboto Serif Light" w:hAnsi="Roboto Serif Light" w:cs="Roboto Serif Light"/>
            <w:color w:val="000000"/>
            <w:rPrChange w:id="331" w:author="Mickael Hedde (mickael.hedde@inrae.fr)" w:date="2025-09-11T18:41:00Z">
              <w:rPr>
                <w:rFonts w:ascii="Times New Roman" w:eastAsia="Times New Roman" w:hAnsi="Times New Roman" w:cs="Times New Roman"/>
                <w:color w:val="000000"/>
                <w:sz w:val="24"/>
              </w:rPr>
            </w:rPrChange>
          </w:rPr>
          <w:t>χ</w:t>
        </w:r>
        <w:r w:rsidRPr="00430C4D">
          <w:rPr>
            <w:rFonts w:ascii="Roboto Serif Light" w:eastAsia="Roboto Serif Light" w:hAnsi="Roboto Serif Light" w:cs="Roboto Serif Light"/>
            <w:color w:val="000000"/>
            <w:lang w:val="en-US"/>
            <w:rPrChange w:id="332" w:author="Mickael HEDDE" w:date="2025-09-11T20:55:00Z">
              <w:rPr>
                <w:rFonts w:ascii="Times New Roman" w:eastAsia="Times New Roman" w:hAnsi="Times New Roman" w:cs="Times New Roman"/>
                <w:color w:val="000000"/>
                <w:sz w:val="24"/>
              </w:rPr>
            </w:rPrChange>
          </w:rPr>
          <w:t xml:space="preserve">2 = 7.443, p-value </w:t>
        </w:r>
        <w:r w:rsidRPr="00430C4D">
          <w:rPr>
            <w:rFonts w:ascii="Roboto Serif Light" w:eastAsia="Roboto Serif Light" w:hAnsi="Roboto Serif Light" w:cs="Roboto Serif Light"/>
            <w:color w:val="000000"/>
            <w:lang w:val="en-US"/>
            <w:rPrChange w:id="333" w:author="Mickael HEDDE" w:date="2025-09-11T20:55:00Z">
              <w:rPr>
                <w:rFonts w:ascii="Times New Roman" w:eastAsia="Times New Roman" w:hAnsi="Times New Roman" w:cs="Times New Roman"/>
                <w:color w:val="000000"/>
                <w:sz w:val="24"/>
              </w:rPr>
            </w:rPrChange>
          </w:rPr>
          <w:lastRenderedPageBreak/>
          <w:t>= 0.024), being more numerous in past</w:t>
        </w:r>
      </w:ins>
      <w:ins w:id="334" w:author="Mickael Hedde (mickael.hedde@inrae.fr)" w:date="2025-09-11T18:40:00Z">
        <w:r w:rsidRPr="00430C4D">
          <w:rPr>
            <w:rFonts w:ascii="Roboto Serif Light" w:eastAsia="Roboto Serif Light" w:hAnsi="Roboto Serif Light" w:cs="Roboto Serif Light"/>
            <w:color w:val="000000"/>
            <w:lang w:val="en-US"/>
            <w:rPrChange w:id="335" w:author="Mickael HEDDE" w:date="2025-09-11T20:55:00Z">
              <w:rPr>
                <w:rFonts w:ascii="Times New Roman" w:eastAsia="Times New Roman" w:hAnsi="Times New Roman" w:cs="Times New Roman"/>
                <w:color w:val="000000"/>
                <w:sz w:val="24"/>
              </w:rPr>
            </w:rPrChange>
          </w:rPr>
          <w:t xml:space="preserve">ure and meadow than in annuals crops (data not shown). In contrast, </w:t>
        </w:r>
      </w:ins>
      <w:del w:id="336" w:author="Mickael Hedde (mickael.hedde@inrae.fr)" w:date="2025-09-11T18:40:00Z">
        <w:r>
          <w:rPr>
            <w:rFonts w:ascii="Roboto Serif Light" w:eastAsia="Roboto Serif Light" w:hAnsi="Roboto Serif Light" w:cs="Roboto Serif Light"/>
            <w:lang w:val="en-GB"/>
          </w:rPr>
          <w:delText xml:space="preserve">However, </w:delText>
        </w:r>
      </w:del>
      <w:r>
        <w:rPr>
          <w:rFonts w:ascii="Roboto Serif Light" w:eastAsia="Roboto Serif Light" w:hAnsi="Roboto Serif Light" w:cs="Roboto Serif Light"/>
          <w:lang w:val="en-GB"/>
        </w:rPr>
        <w:t>obligate plant-feeding nematodes (i.e., phytoparasitic nematodes) were found to be statistically five times less abundant in forest soils compared to annual crops and grasslands. No significant difference was observed between annual crops and grasslands. Conversely, facultative plant-feeding nematodes were significantly more abundant in forest soils than in annual crop plots, with their relative proportion in the total nematode community reaching exceptionally high levels. Remarkably, in 35% of forest sites, facultative plant-feeding nematodes comprised more than 70% of the total nematode assemblage.</w:t>
      </w:r>
    </w:p>
    <w:p w14:paraId="37702862" w14:textId="77777777" w:rsidR="00E94D77" w:rsidRDefault="00E94D77">
      <w:pPr>
        <w:spacing w:line="480" w:lineRule="auto"/>
        <w:jc w:val="both"/>
        <w:rPr>
          <w:rFonts w:ascii="Roboto Serif Light" w:eastAsia="Roboto Serif Light" w:hAnsi="Roboto Serif Light" w:cs="Roboto Serif Light"/>
          <w:lang w:val="en-GB"/>
        </w:rPr>
      </w:pPr>
    </w:p>
    <w:p w14:paraId="64C9F5DD"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3.3 Spatial turnover of detritivore community composition</w:t>
      </w:r>
    </w:p>
    <w:p w14:paraId="32EA1D51" w14:textId="77777777" w:rsidR="00E94D77" w:rsidRDefault="00430C4D">
      <w:pPr>
        <w:spacing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Overall, the GDM models explained varying proportions of the compositional dissimilarity among the three detritivore groups (Figure 4A). Woodlice exhibited the highest explained variance (14.5%), followed by </w:t>
      </w:r>
      <w:del w:id="337" w:author=" " w:date="2025-09-09T11:15:00Z">
        <w:r>
          <w:rPr>
            <w:rFonts w:ascii="Roboto Serif Light" w:eastAsia="Roboto Serif Light" w:hAnsi="Roboto Serif Light" w:cs="Roboto Serif Light"/>
            <w:lang w:val="en-GB"/>
          </w:rPr>
          <w:delText>diplopodes</w:delText>
        </w:r>
      </w:del>
      <w:ins w:id="338" w:author=" " w:date="2025-09-09T11:15:00Z">
        <w:r>
          <w:rPr>
            <w:rFonts w:ascii="Roboto Serif Light" w:eastAsia="Roboto Serif Light" w:hAnsi="Roboto Serif Light" w:cs="Roboto Serif Light"/>
            <w:lang w:val="en-GB"/>
          </w:rPr>
          <w:t>diplopods</w:t>
        </w:r>
      </w:ins>
      <w:r>
        <w:rPr>
          <w:rFonts w:ascii="Roboto Serif Light" w:eastAsia="Roboto Serif Light" w:hAnsi="Roboto Serif Light" w:cs="Roboto Serif Light"/>
          <w:lang w:val="en-GB"/>
        </w:rPr>
        <w:t xml:space="preserve"> (12.2%) and springtails (2.3%). For woodlice, community composition was primarily influenced by environmental stress factors (e.g., pH, heavy metals; 6.0%), along with carbon resources and nutrient availability (4.0%). Climate, habitat, and geographic variables had moderate effects (1.3-1.7%), whereas soil texture showed no detectable influence. Diplopod</w:t>
      </w:r>
      <w:del w:id="339" w:author="Mickael Hedde (mickael.hedde@inrae.fr)" w:date="2025-09-11T18:41:00Z">
        <w:r>
          <w:rPr>
            <w:rFonts w:ascii="Roboto Serif Light" w:eastAsia="Roboto Serif Light" w:hAnsi="Roboto Serif Light" w:cs="Roboto Serif Light"/>
            <w:lang w:val="en-GB"/>
          </w:rPr>
          <w:delText>e</w:delText>
        </w:r>
      </w:del>
      <w:r>
        <w:rPr>
          <w:rFonts w:ascii="Roboto Serif Light" w:eastAsia="Roboto Serif Light" w:hAnsi="Roboto Serif Light" w:cs="Roboto Serif Light"/>
          <w:lang w:val="en-GB"/>
        </w:rPr>
        <w:t xml:space="preserve"> community structure was predominantly shaped by habitat characteristics (8.7%, structure and density of the vegetation), with low contributions from other environmental factors (0-1.2%). In contrast, springtail communities appeared weakly structured by the measured environmental variables (0.1-0.6%), as indicated by the low explanatory power of the model.</w:t>
      </w:r>
    </w:p>
    <w:p w14:paraId="5A7373D5" w14:textId="77777777" w:rsidR="00E94D77" w:rsidRDefault="00430C4D">
      <w:pPr>
        <w:spacing w:before="240"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The relationship between predicted ecological distance and community dissimilarity varied among taxonomic groups (Figure 4B). </w:t>
      </w:r>
      <w:del w:id="340" w:author=" " w:date="2025-09-10T09:18:00Z">
        <w:r>
          <w:rPr>
            <w:rFonts w:ascii="Roboto Serif Light" w:eastAsia="Roboto Serif Light" w:hAnsi="Roboto Serif Light" w:cs="Roboto Serif Light"/>
            <w:lang w:val="en-GB"/>
          </w:rPr>
          <w:delText xml:space="preserve">This relationship illustrates how well the model predicts differences in community composition based on environmental and spatial distances. A strong relationship indicates that sites with greater ecological distance (i.e., differing more in environment or location) also tend to have more dissimilar communities. </w:delText>
        </w:r>
      </w:del>
      <w:r>
        <w:rPr>
          <w:rFonts w:ascii="Roboto Serif Light" w:eastAsia="Roboto Serif Light" w:hAnsi="Roboto Serif Light" w:cs="Roboto Serif Light"/>
          <w:lang w:val="en-GB"/>
        </w:rPr>
        <w:t>In springtails, the relationship was weak, with a high intercept (0.68) and a</w:t>
      </w:r>
      <w:ins w:id="341" w:author=" " w:date="2025-09-10T09:21:00Z">
        <w:r>
          <w:rPr>
            <w:rFonts w:ascii="Roboto Serif Light" w:eastAsia="Roboto Serif Light" w:hAnsi="Roboto Serif Light" w:cs="Roboto Serif Light"/>
            <w:lang w:val="en-GB"/>
          </w:rPr>
          <w:t xml:space="preserve"> visually</w:t>
        </w:r>
      </w:ins>
      <w:del w:id="342" w:author=" " w:date="2025-09-10T09:20:00Z">
        <w:r>
          <w:rPr>
            <w:rFonts w:ascii="Roboto Serif Light" w:eastAsia="Roboto Serif Light" w:hAnsi="Roboto Serif Light" w:cs="Roboto Serif Light"/>
            <w:lang w:val="en-GB"/>
          </w:rPr>
          <w:delText>n</w:delText>
        </w:r>
      </w:del>
      <w:r>
        <w:rPr>
          <w:rFonts w:ascii="Roboto Serif Light" w:eastAsia="Roboto Serif Light" w:hAnsi="Roboto Serif Light" w:cs="Roboto Serif Light"/>
          <w:lang w:val="en-GB"/>
        </w:rPr>
        <w:t xml:space="preserve"> unstructured scatterplot, indicating no clear saturation across the range of modeled ecological distances. For diplopods and isopods, the scatterplots were more structured, reflecting a stronger response to ecological distance. The models revealed lower intercepts (0.24 for diplopods and 0.13 for isopods), along with rapid saturation of compositional dissimilarity, suggesting that most community turnover occurred at relatively short ecological distances.</w:t>
      </w:r>
    </w:p>
    <w:p w14:paraId="1A2F9031" w14:textId="77777777" w:rsidR="00E94D77" w:rsidRDefault="00430C4D">
      <w:pPr>
        <w:spacing w:before="240"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lastRenderedPageBreak/>
        <w:t xml:space="preserve">The response curves of some key influential environmental variables exhibited non-linear patterns, with marked differences in the relative importance of predictors among taxonomic groups (Figure 4C). Isopods showed clear trends in response to geographic distance, soil total organic C and average daily temperature. Diplopods showed an exponential response to NDVI for </w:t>
      </w:r>
      <w:ins w:id="343" w:author=" " w:date="2025-09-10T09:22:00Z">
        <w:r>
          <w:rPr>
            <w:rFonts w:ascii="Roboto Serif Light" w:eastAsia="Roboto Serif Light" w:hAnsi="Roboto Serif Light" w:cs="Roboto Serif Light"/>
            <w:lang w:val="en-GB"/>
          </w:rPr>
          <w:t xml:space="preserve">the </w:t>
        </w:r>
      </w:ins>
      <w:r>
        <w:rPr>
          <w:rFonts w:ascii="Roboto Serif Light" w:eastAsia="Roboto Serif Light" w:hAnsi="Roboto Serif Light" w:cs="Roboto Serif Light"/>
          <w:lang w:val="en-GB"/>
        </w:rPr>
        <w:t>high</w:t>
      </w:r>
      <w:ins w:id="344" w:author=" " w:date="2025-09-10T09:22:00Z">
        <w:r>
          <w:rPr>
            <w:rFonts w:ascii="Roboto Serif Light" w:eastAsia="Roboto Serif Light" w:hAnsi="Roboto Serif Light" w:cs="Roboto Serif Light"/>
            <w:lang w:val="en-GB"/>
          </w:rPr>
          <w:t>est</w:t>
        </w:r>
      </w:ins>
      <w:r>
        <w:rPr>
          <w:rFonts w:ascii="Roboto Serif Light" w:eastAsia="Roboto Serif Light" w:hAnsi="Roboto Serif Light" w:cs="Roboto Serif Light"/>
          <w:lang w:val="en-GB"/>
        </w:rPr>
        <w:t xml:space="preserve"> value</w:t>
      </w:r>
      <w:ins w:id="345" w:author=" " w:date="2025-09-10T09:21:00Z">
        <w:r>
          <w:rPr>
            <w:rFonts w:ascii="Roboto Serif Light" w:eastAsia="Roboto Serif Light" w:hAnsi="Roboto Serif Light" w:cs="Roboto Serif Light"/>
            <w:lang w:val="en-GB"/>
          </w:rPr>
          <w:t>s</w:t>
        </w:r>
      </w:ins>
      <w:r>
        <w:rPr>
          <w:rFonts w:ascii="Roboto Serif Light" w:eastAsia="Roboto Serif Light" w:hAnsi="Roboto Serif Light" w:cs="Roboto Serif Light"/>
          <w:lang w:val="en-GB"/>
        </w:rPr>
        <w:t xml:space="preserve"> of the </w:t>
      </w:r>
      <w:ins w:id="346" w:author=" " w:date="2025-09-10T09:22:00Z">
        <w:r>
          <w:rPr>
            <w:rFonts w:ascii="Roboto Serif Light" w:eastAsia="Roboto Serif Light" w:hAnsi="Roboto Serif Light" w:cs="Roboto Serif Light"/>
            <w:lang w:val="en-GB"/>
          </w:rPr>
          <w:t xml:space="preserve">monitored </w:t>
        </w:r>
      </w:ins>
      <w:r>
        <w:rPr>
          <w:rFonts w:ascii="Roboto Serif Light" w:eastAsia="Roboto Serif Light" w:hAnsi="Roboto Serif Light" w:cs="Roboto Serif Light"/>
          <w:lang w:val="en-GB"/>
        </w:rPr>
        <w:t xml:space="preserve">gradient, while response rapidly saturated to geographic distance and soil total organic C.  </w:t>
      </w:r>
    </w:p>
    <w:p w14:paraId="2DBB6B2A" w14:textId="77777777" w:rsidR="00E94D77" w:rsidRDefault="00E94D77">
      <w:pPr>
        <w:spacing w:before="240" w:after="240" w:line="480" w:lineRule="auto"/>
        <w:jc w:val="both"/>
        <w:rPr>
          <w:rFonts w:ascii="Roboto Serif Light" w:eastAsia="Roboto Serif Light" w:hAnsi="Roboto Serif Light" w:cs="Roboto Serif Light"/>
          <w:lang w:val="en-GB"/>
        </w:rPr>
      </w:pPr>
    </w:p>
    <w:p w14:paraId="0A0AE90D" w14:textId="77777777" w:rsidR="00E94D77" w:rsidRDefault="00430C4D">
      <w:pPr>
        <w:spacing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3.4  Carabidae body-mass scaling </w:t>
      </w:r>
    </w:p>
    <w:p w14:paraId="5F9B5370" w14:textId="77777777" w:rsidR="00E94D77" w:rsidRDefault="00430C4D">
      <w:pPr>
        <w:spacing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The mass of c.a. 9,000 individuals, grouped by species, are represented in Figure 5A. The smallest recorded species are </w:t>
      </w:r>
      <w:r>
        <w:rPr>
          <w:rFonts w:ascii="Roboto Serif Light" w:eastAsia="Roboto Serif Light" w:hAnsi="Roboto Serif Light" w:cs="Roboto Serif Light"/>
          <w:i/>
          <w:lang w:val="en-GB"/>
        </w:rPr>
        <w:t>Tachyura parvula</w:t>
      </w:r>
      <w:r>
        <w:rPr>
          <w:rFonts w:ascii="Roboto Serif Light" w:eastAsia="Roboto Serif Light" w:hAnsi="Roboto Serif Light" w:cs="Roboto Serif Light"/>
          <w:lang w:val="en-GB"/>
        </w:rPr>
        <w:t xml:space="preserve"> (Dejean, 1831) and </w:t>
      </w:r>
      <w:r>
        <w:rPr>
          <w:rFonts w:ascii="Roboto Serif Light" w:eastAsia="Roboto Serif Light" w:hAnsi="Roboto Serif Light" w:cs="Roboto Serif Light"/>
          <w:i/>
          <w:lang w:val="en-GB"/>
        </w:rPr>
        <w:t>Tachys bistriatus</w:t>
      </w:r>
      <w:r>
        <w:rPr>
          <w:rFonts w:ascii="Roboto Serif Light" w:eastAsia="Roboto Serif Light" w:hAnsi="Roboto Serif Light" w:cs="Roboto Serif Light"/>
          <w:lang w:val="en-GB"/>
        </w:rPr>
        <w:t xml:space="preserve"> (Duftschmid, 1812), with average masses of 0.14 mg (n = 1 individual) and 0.19 mg (n = 3 individuals), respectively. In contrast, the largest species are </w:t>
      </w:r>
      <w:r>
        <w:rPr>
          <w:rFonts w:ascii="Roboto Serif Light" w:eastAsia="Roboto Serif Light" w:hAnsi="Roboto Serif Light" w:cs="Roboto Serif Light"/>
          <w:i/>
          <w:lang w:val="en-GB"/>
        </w:rPr>
        <w:t>Carabus coriaceus</w:t>
      </w:r>
      <w:r>
        <w:rPr>
          <w:rFonts w:ascii="Roboto Serif Light" w:eastAsia="Roboto Serif Light" w:hAnsi="Roboto Serif Light" w:cs="Roboto Serif Light"/>
          <w:lang w:val="en-GB"/>
        </w:rPr>
        <w:t xml:space="preserve"> Linnaeus, 1758, and </w:t>
      </w:r>
      <w:r>
        <w:rPr>
          <w:rFonts w:ascii="Roboto Serif Light" w:eastAsia="Roboto Serif Light" w:hAnsi="Roboto Serif Light" w:cs="Roboto Serif Light"/>
          <w:i/>
          <w:lang w:val="en-GB"/>
        </w:rPr>
        <w:t>Carabus monilis</w:t>
      </w:r>
      <w:r>
        <w:rPr>
          <w:rFonts w:ascii="Roboto Serif Light" w:eastAsia="Roboto Serif Light" w:hAnsi="Roboto Serif Light" w:cs="Roboto Serif Light"/>
          <w:lang w:val="en-GB"/>
        </w:rPr>
        <w:t xml:space="preserve"> Fabricius, 1792, with average masses of 1365.3 mg (n = 1 individual) and 830.9 mg (n = 31 individuals), respectively.</w:t>
      </w:r>
    </w:p>
    <w:p w14:paraId="64DCE6F9" w14:textId="77777777" w:rsidR="00E94D77" w:rsidRDefault="00430C4D">
      <w:pPr>
        <w:spacing w:before="240"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ANCOVA results indicate that the average masses of males and females are strongly correlated within the same population (same station) (p = 2e-16) and that habitat type has a significant effect on the slope (p = 0.043). Figure 5B shows that the relationship between average male and female mass in each </w:t>
      </w:r>
      <w:del w:id="347" w:author=" " w:date="2025-09-09T12:22:00Z">
        <w:r>
          <w:rPr>
            <w:rFonts w:ascii="Roboto Serif Light" w:eastAsia="Roboto Serif Light" w:hAnsi="Roboto Serif Light" w:cs="Roboto Serif Light"/>
            <w:lang w:val="en-GB"/>
          </w:rPr>
          <w:delText xml:space="preserve">plot </w:delText>
        </w:r>
      </w:del>
      <w:ins w:id="348" w:author=" " w:date="2025-09-09T12:22:00Z">
        <w:r>
          <w:rPr>
            <w:rFonts w:ascii="Roboto Serif Light" w:eastAsia="Roboto Serif Light" w:hAnsi="Roboto Serif Light" w:cs="Roboto Serif Light"/>
            <w:lang w:val="en-GB"/>
          </w:rPr>
          <w:t xml:space="preserve">station </w:t>
        </w:r>
      </w:ins>
      <w:r>
        <w:rPr>
          <w:rFonts w:ascii="Roboto Serif Light" w:eastAsia="Roboto Serif Light" w:hAnsi="Roboto Serif Light" w:cs="Roboto Serif Light"/>
          <w:lang w:val="en-GB"/>
        </w:rPr>
        <w:t>differs between open and closed habitats. In closed habitats, females are larger than males, with this difference being more pronounced in species with a lower average mass (Figures 5B and 5C). In contrast, individuals collected in open habitats do not exhibit sexual dimorphism, as the slope and intercept did not differ from 1. This result indicates that the size ratio between the sexes is 1 and remains constant across the range of body mass.</w:t>
      </w:r>
    </w:p>
    <w:p w14:paraId="0995BEE5" w14:textId="77777777" w:rsidR="00E94D77" w:rsidRDefault="00E94D77">
      <w:pPr>
        <w:spacing w:line="480" w:lineRule="auto"/>
        <w:jc w:val="both"/>
        <w:rPr>
          <w:rFonts w:ascii="Roboto Serif Light" w:eastAsia="Roboto Serif Light" w:hAnsi="Roboto Serif Light" w:cs="Roboto Serif Light"/>
          <w:lang w:val="en-GB"/>
        </w:rPr>
      </w:pPr>
    </w:p>
    <w:p w14:paraId="50C901E6" w14:textId="77777777" w:rsidR="00E94D77" w:rsidRDefault="00430C4D">
      <w:pPr>
        <w:keepNext/>
        <w:keepLines/>
        <w:tabs>
          <w:tab w:val="center" w:pos="1203"/>
        </w:tabs>
        <w:spacing w:after="252" w:line="480" w:lineRule="auto"/>
        <w:ind w:left="-15"/>
        <w:jc w:val="both"/>
        <w:rPr>
          <w:rFonts w:ascii="Roboto Serif Light" w:eastAsia="Roboto Serif Light" w:hAnsi="Roboto Serif Light" w:cs="Roboto Serif Light"/>
          <w:sz w:val="28"/>
          <w:szCs w:val="28"/>
          <w:lang w:val="en-GB"/>
        </w:rPr>
      </w:pPr>
      <w:r>
        <w:rPr>
          <w:rFonts w:ascii="Roboto Serif ExtraLight" w:eastAsia="Roboto Serif ExtraLight" w:hAnsi="Roboto Serif ExtraLight" w:cs="Roboto Serif ExtraLight"/>
          <w:sz w:val="28"/>
          <w:szCs w:val="28"/>
          <w:lang w:val="en-GB"/>
        </w:rPr>
        <w:t>4</w:t>
      </w:r>
      <w:r>
        <w:rPr>
          <w:rFonts w:ascii="Roboto Serif ExtraLight" w:eastAsia="Roboto Serif ExtraLight" w:hAnsi="Roboto Serif ExtraLight" w:cs="Roboto Serif ExtraLight"/>
          <w:sz w:val="28"/>
          <w:szCs w:val="28"/>
          <w:lang w:val="en-GB"/>
        </w:rPr>
        <w:tab/>
        <w:t>Discussion</w:t>
      </w:r>
    </w:p>
    <w:p w14:paraId="4A5AC2EC" w14:textId="77777777" w:rsidR="00E94D77" w:rsidRDefault="00430C4D">
      <w:pPr>
        <w:pBdr>
          <w:top w:val="none" w:sz="4" w:space="0" w:color="000000"/>
          <w:left w:val="none" w:sz="4" w:space="0" w:color="000000"/>
          <w:bottom w:val="none" w:sz="4" w:space="0" w:color="000000"/>
          <w:right w:val="none" w:sz="4" w:space="0" w:color="000000"/>
          <w:between w:val="none" w:sz="4" w:space="0" w:color="000000"/>
        </w:pBdr>
        <w:spacing w:before="240"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ab/>
        <w:t>Assessing common and rare species for soil quality assessment</w:t>
      </w:r>
    </w:p>
    <w:p w14:paraId="16F4C6EE" w14:textId="77777777" w:rsidR="00E94D77" w:rsidRDefault="00430C4D">
      <w:pPr>
        <w:pBdr>
          <w:top w:val="none" w:sz="4" w:space="0" w:color="000000"/>
          <w:left w:val="none" w:sz="4" w:space="0" w:color="000000"/>
          <w:bottom w:val="none" w:sz="4" w:space="0" w:color="000000"/>
          <w:right w:val="none" w:sz="4" w:space="0" w:color="000000"/>
          <w:between w:val="none" w:sz="4" w:space="0" w:color="000000"/>
        </w:pBdr>
        <w:spacing w:before="240" w:after="240" w:line="480" w:lineRule="auto"/>
        <w:jc w:val="both"/>
        <w:rPr>
          <w:ins w:id="349" w:author=" " w:date="2025-09-10T09:32:00Z"/>
          <w:rFonts w:ascii="Roboto Serif Light" w:eastAsia="Roboto Serif Light" w:hAnsi="Roboto Serif Light" w:cs="Roboto Serif Light"/>
          <w:lang w:val="en-GB"/>
        </w:rPr>
      </w:pPr>
      <w:r>
        <w:rPr>
          <w:rFonts w:ascii="Roboto Serif Light" w:eastAsia="Roboto Serif Light" w:hAnsi="Roboto Serif Light" w:cs="Roboto Serif Light"/>
          <w:lang w:val="en-GB"/>
        </w:rPr>
        <w:lastRenderedPageBreak/>
        <w:t xml:space="preserve">We found 50 ants, 35 earthworms, 226 spiders, 129 ground beetles, 51 springtails, 27 diplopods and 21 woodlice species, representing 24%, 17%, 14%, 13%, 9%, 8% and 5%, respectively, of the known species pool of mainland France (INPN, </w:t>
      </w:r>
      <w:r>
        <w:fldChar w:fldCharType="begin"/>
      </w:r>
      <w:r>
        <w:rPr>
          <w:lang w:val="en-GB"/>
          <w:rPrChange w:id="350" w:author=" " w:date="2025-09-10T08:50:00Z">
            <w:rPr/>
          </w:rPrChange>
        </w:rPr>
        <w:instrText xml:space="preserve"> HYPERLINK "https://www.zotero.org/google-docs/?V3OgZs" \h </w:instrText>
      </w:r>
      <w:r>
        <w:fldChar w:fldCharType="separate"/>
      </w:r>
      <w:r>
        <w:rPr>
          <w:rFonts w:ascii="Roboto Serif Light" w:eastAsia="Roboto Serif Light" w:hAnsi="Roboto Serif Light" w:cs="Roboto Serif Light"/>
          <w:lang w:val="en-GB"/>
        </w:rPr>
        <w:t>Gargominy, 2025)</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w:t>
      </w:r>
      <w:ins w:id="351" w:author=" " w:date="2025-09-10T09:25:00Z">
        <w:r>
          <w:rPr>
            <w:rFonts w:ascii="Roboto Serif Light" w:eastAsia="Roboto Serif Light" w:hAnsi="Roboto Serif Light" w:cs="Roboto Serif Light"/>
            <w:lang w:val="en-GB"/>
          </w:rPr>
          <w:t xml:space="preserve">These percentages are calculated with respect to the entire national pool, regardless of habitat. A smaller fraction of these species is strictly edaphic, especially in groups with both soil-dwelling and epigeic representatives (e.g. spiders, ants, carabids), whereas earthworms, springtails, diplopods, and woodlice are predominantly soil- or litter-dwelling taxa (Anthony et al., 2023). </w:t>
        </w:r>
      </w:ins>
      <w:ins w:id="352" w:author=" " w:date="2025-09-10T09:32:00Z">
        <w:r>
          <w:rPr>
            <w:rFonts w:ascii="Roboto Serif Light" w:eastAsia="Roboto Serif Light" w:hAnsi="Roboto Serif Light" w:cs="Roboto Serif Light"/>
            <w:lang w:val="en-GB"/>
          </w:rPr>
          <w:t xml:space="preserve">In particular, many species inhabit specific environments that cannot be sampled by the RMQS, such as superficial subterranean habitats, caves, riverbanks, or aquatic environments. </w:t>
        </w:r>
      </w:ins>
    </w:p>
    <w:p w14:paraId="47806137" w14:textId="77777777" w:rsidR="00E94D77" w:rsidRDefault="00430C4D">
      <w:pPr>
        <w:pBdr>
          <w:top w:val="none" w:sz="4" w:space="0" w:color="000000"/>
          <w:left w:val="none" w:sz="4" w:space="0" w:color="000000"/>
          <w:bottom w:val="none" w:sz="4" w:space="0" w:color="000000"/>
          <w:right w:val="none" w:sz="4" w:space="0" w:color="000000"/>
          <w:between w:val="none" w:sz="4" w:space="0" w:color="000000"/>
        </w:pBdr>
        <w:spacing w:before="240" w:after="240" w:line="480" w:lineRule="auto"/>
        <w:jc w:val="both"/>
        <w:rPr>
          <w:ins w:id="353" w:author=" " w:date="2025-09-10T09:33:00Z"/>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As expected, a few common species (8% of the species list) dominated the assemblages within each taxonomic group, reflecting their broad ecological tolerance and wide distribution across the sampled sites </w:t>
      </w:r>
      <w:r>
        <w:fldChar w:fldCharType="begin"/>
      </w:r>
      <w:r>
        <w:rPr>
          <w:lang w:val="en-GB"/>
          <w:rPrChange w:id="354" w:author=" " w:date="2025-09-10T08:50:00Z">
            <w:rPr/>
          </w:rPrChange>
        </w:rPr>
        <w:instrText xml:space="preserve"> HYPERLINK "https://www.zotero.org/google-docs/?lkQTOf" \h </w:instrText>
      </w:r>
      <w:r>
        <w:fldChar w:fldCharType="separate"/>
      </w:r>
      <w:r>
        <w:rPr>
          <w:rFonts w:ascii="Roboto Serif Light" w:eastAsia="Roboto Serif Light" w:hAnsi="Roboto Serif Light" w:cs="Roboto Serif Light"/>
          <w:lang w:val="en-GB"/>
        </w:rPr>
        <w:t>(e.g. Callaghan et al., 2021 for birds)</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Hence, species occurrences are left skewed: our survey revealed several rare species, highlighting the effectiveness of our sampling design in capturing a representative snapshot of soil biodiversity. Notably, among the spiders, we recorded species with highly restricted distributions. </w:t>
      </w:r>
      <w:ins w:id="355" w:author=" " w:date="2025-09-10T12:17:00Z">
        <w:r>
          <w:rPr>
            <w:rFonts w:ascii="Roboto Serif Light" w:eastAsia="Roboto Serif Light" w:hAnsi="Roboto Serif Light" w:cs="Roboto Serif Light"/>
            <w:lang w:val="en-GB"/>
          </w:rPr>
          <w:t xml:space="preserve">According to the INPN </w:t>
        </w:r>
      </w:ins>
      <w:ins w:id="356" w:author=" " w:date="2025-09-10T12:18:00Z">
        <w:r>
          <w:rPr>
            <w:rFonts w:ascii="Roboto Serif Light" w:eastAsia="Roboto Serif Light" w:hAnsi="Roboto Serif Light" w:cs="Roboto Serif Light"/>
            <w:lang w:val="en-GB"/>
          </w:rPr>
          <w:t>(</w:t>
        </w:r>
        <w:r>
          <w:fldChar w:fldCharType="begin"/>
        </w:r>
        <w:r>
          <w:rPr>
            <w:lang w:val="en-GB"/>
          </w:rPr>
          <w:instrText xml:space="preserve"> HYPERLINK "https://www.zotero.org/google-docs/?V3OgZs" \h </w:instrText>
        </w:r>
        <w:r>
          <w:fldChar w:fldCharType="separate"/>
        </w:r>
        <w:r>
          <w:rPr>
            <w:rFonts w:ascii="Roboto Serif Light" w:eastAsia="Roboto Serif Light" w:hAnsi="Roboto Serif Light" w:cs="Roboto Serif Light"/>
            <w:lang w:val="en-GB"/>
          </w:rPr>
          <w:t>Gargominy, 2025)</w:t>
        </w:r>
        <w:r>
          <w:rPr>
            <w:rFonts w:ascii="Roboto Serif Light" w:eastAsia="Roboto Serif Light" w:hAnsi="Roboto Serif Light" w:cs="Roboto Serif Light"/>
            <w:lang w:val="en-GB"/>
          </w:rPr>
          <w:fldChar w:fldCharType="end"/>
        </w:r>
      </w:ins>
      <w:ins w:id="357" w:author=" " w:date="2025-09-10T12:17:00Z">
        <w:r>
          <w:rPr>
            <w:rFonts w:ascii="Roboto Serif Light" w:eastAsia="Roboto Serif Light" w:hAnsi="Roboto Serif Light" w:cs="Roboto Serif Light"/>
            <w:lang w:val="en-GB"/>
          </w:rPr>
          <w:t>,</w:t>
        </w:r>
      </w:ins>
      <w:del w:id="358" w:author=" " w:date="2025-09-10T12:17:00Z">
        <w:r>
          <w:rPr>
            <w:rFonts w:ascii="Roboto Serif Light" w:eastAsia="Roboto Serif Light" w:hAnsi="Roboto Serif Light" w:cs="Roboto Serif Light"/>
            <w:lang w:val="en-GB"/>
          </w:rPr>
          <w:delText>For example</w:delText>
        </w:r>
      </w:del>
      <w:r>
        <w:rPr>
          <w:rFonts w:ascii="Roboto Serif Light" w:eastAsia="Roboto Serif Light" w:hAnsi="Roboto Serif Light" w:cs="Roboto Serif Light"/>
          <w:lang w:val="en-GB"/>
        </w:rPr>
        <w:t xml:space="preserve">, </w:t>
      </w:r>
      <w:r>
        <w:rPr>
          <w:rFonts w:ascii="Roboto Serif Light" w:eastAsia="Roboto Serif Light" w:hAnsi="Roboto Serif Light" w:cs="Roboto Serif Light"/>
          <w:i/>
          <w:lang w:val="en-GB"/>
        </w:rPr>
        <w:t>Harpactea lepida</w:t>
      </w:r>
      <w:r>
        <w:rPr>
          <w:rFonts w:ascii="Roboto Serif Light" w:eastAsia="Roboto Serif Light" w:hAnsi="Roboto Serif Light" w:cs="Roboto Serif Light"/>
          <w:lang w:val="en-GB"/>
        </w:rPr>
        <w:t xml:space="preserve"> (C.L. Koch, 1838) and </w:t>
      </w:r>
      <w:r>
        <w:rPr>
          <w:rFonts w:ascii="Roboto Serif Light" w:eastAsia="Roboto Serif Light" w:hAnsi="Roboto Serif Light" w:cs="Roboto Serif Light"/>
          <w:i/>
          <w:lang w:val="en-GB"/>
        </w:rPr>
        <w:t>Pardosa pyrenaica</w:t>
      </w:r>
      <w:r>
        <w:rPr>
          <w:rFonts w:ascii="Roboto Serif Light" w:eastAsia="Roboto Serif Light" w:hAnsi="Roboto Serif Light" w:cs="Roboto Serif Light"/>
          <w:lang w:val="en-GB"/>
        </w:rPr>
        <w:t xml:space="preserve"> Kronestedt, 2007 were previously known from one and two locations respectively, while </w:t>
      </w:r>
      <w:r>
        <w:rPr>
          <w:rFonts w:ascii="Roboto Serif Light" w:eastAsia="Roboto Serif Light" w:hAnsi="Roboto Serif Light" w:cs="Roboto Serif Light"/>
          <w:i/>
          <w:lang w:val="en-GB"/>
        </w:rPr>
        <w:t>Harpactea arguta</w:t>
      </w:r>
      <w:r>
        <w:rPr>
          <w:rFonts w:ascii="Roboto Serif Light" w:eastAsia="Roboto Serif Light" w:hAnsi="Roboto Serif Light" w:cs="Roboto Serif Light"/>
          <w:lang w:val="en-GB"/>
        </w:rPr>
        <w:t xml:space="preserve"> (Simon, 1907) was known from four locations, three of which were identified before 1914. Similarly, some diplopods (</w:t>
      </w:r>
      <w:r>
        <w:rPr>
          <w:rFonts w:ascii="Roboto Serif Light" w:eastAsia="Roboto Serif Light" w:hAnsi="Roboto Serif Light" w:cs="Roboto Serif Light"/>
          <w:i/>
          <w:lang w:val="en-GB"/>
        </w:rPr>
        <w:t>Occitaniulus rouchi</w:t>
      </w:r>
      <w:r>
        <w:rPr>
          <w:rFonts w:ascii="Roboto Serif Light" w:eastAsia="Roboto Serif Light" w:hAnsi="Roboto Serif Light" w:cs="Roboto Serif Light"/>
          <w:lang w:val="en-GB"/>
        </w:rPr>
        <w:t xml:space="preserve"> </w:t>
      </w:r>
      <w:r>
        <w:fldChar w:fldCharType="begin"/>
      </w:r>
      <w:r>
        <w:rPr>
          <w:lang w:val="en-GB"/>
          <w:rPrChange w:id="359" w:author=" " w:date="2025-09-10T08:50:00Z">
            <w:rPr/>
          </w:rPrChange>
        </w:rPr>
        <w:instrText xml:space="preserve"> HYPERLINK "https://www.zotero.org/google-docs/?sUSIYd" \h </w:instrText>
      </w:r>
      <w:r>
        <w:fldChar w:fldCharType="separate"/>
      </w:r>
      <w:r>
        <w:rPr>
          <w:rFonts w:ascii="Roboto Serif Light" w:eastAsia="Roboto Serif Light" w:hAnsi="Roboto Serif Light" w:cs="Roboto Serif Light"/>
          <w:lang w:val="en-GB"/>
        </w:rPr>
        <w:t>Mauriès, 1965</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and earthworms (</w:t>
      </w:r>
      <w:r>
        <w:rPr>
          <w:rFonts w:ascii="Roboto Serif Light" w:eastAsia="Roboto Serif Light" w:hAnsi="Roboto Serif Light" w:cs="Roboto Serif Light"/>
          <w:i/>
          <w:lang w:val="en-GB"/>
        </w:rPr>
        <w:t>Gatesona serninensis</w:t>
      </w:r>
      <w:r>
        <w:rPr>
          <w:rFonts w:ascii="Roboto Serif Light" w:eastAsia="Roboto Serif Light" w:hAnsi="Roboto Serif Light" w:cs="Roboto Serif Light"/>
          <w:lang w:val="en-GB"/>
        </w:rPr>
        <w:t xml:space="preserve"> </w:t>
      </w:r>
      <w:r>
        <w:fldChar w:fldCharType="begin"/>
      </w:r>
      <w:r>
        <w:rPr>
          <w:lang w:val="en-GB"/>
          <w:rPrChange w:id="360" w:author=" " w:date="2025-09-10T08:50:00Z">
            <w:rPr/>
          </w:rPrChange>
        </w:rPr>
        <w:instrText xml:space="preserve"> HYPERLINK "https://www.zotero.org/google-docs/?iZvJf9" \h </w:instrText>
      </w:r>
      <w:r>
        <w:fldChar w:fldCharType="separate"/>
      </w:r>
      <w:r>
        <w:rPr>
          <w:rFonts w:ascii="Roboto Serif Light" w:eastAsia="Roboto Serif Light" w:hAnsi="Roboto Serif Light" w:cs="Roboto Serif Light"/>
          <w:lang w:val="en-GB"/>
        </w:rPr>
        <w:t>(Bouché, 1972b)</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species, typically considered rare or poorly documented in mainland France, were identified in our dataset. </w:t>
      </w:r>
    </w:p>
    <w:p w14:paraId="231E6322" w14:textId="77777777" w:rsidR="00E94D77" w:rsidRDefault="00430C4D">
      <w:pPr>
        <w:pBdr>
          <w:top w:val="none" w:sz="4" w:space="0" w:color="000000"/>
          <w:left w:val="none" w:sz="4" w:space="0" w:color="000000"/>
          <w:bottom w:val="none" w:sz="4" w:space="0" w:color="000000"/>
          <w:right w:val="none" w:sz="4" w:space="0" w:color="000000"/>
          <w:between w:val="none" w:sz="4" w:space="0" w:color="000000"/>
        </w:pBdr>
        <w:spacing w:before="240" w:after="240" w:line="480" w:lineRule="auto"/>
        <w:jc w:val="both"/>
        <w:rPr>
          <w:del w:id="361" w:author=" " w:date="2025-09-10T09:37:00Z"/>
          <w:rFonts w:ascii="Roboto Serif Light" w:eastAsia="Roboto Serif Light" w:hAnsi="Roboto Serif Light" w:cs="Roboto Serif Light"/>
          <w:lang w:val="en-GB"/>
        </w:rPr>
      </w:pPr>
      <w:ins w:id="362" w:author=" " w:date="2025-09-10T09:37:00Z">
        <w:r>
          <w:rPr>
            <w:rFonts w:ascii="Roboto Serif Light" w:eastAsia="Roboto Serif Light" w:hAnsi="Roboto Serif Light" w:cs="Roboto Serif Light"/>
            <w:lang w:val="en-GB"/>
          </w:rPr>
          <w:t xml:space="preserve">Large-scale monitoring is crucial for revealing taxa that would otherwise </w:t>
        </w:r>
      </w:ins>
      <w:ins w:id="363" w:author=" " w:date="2025-09-10T09:38:00Z">
        <w:r>
          <w:rPr>
            <w:rFonts w:ascii="Roboto Serif Light" w:eastAsia="Roboto Serif Light" w:hAnsi="Roboto Serif Light" w:cs="Roboto Serif Light"/>
            <w:lang w:val="en-GB"/>
          </w:rPr>
          <w:t>stay under the radar</w:t>
        </w:r>
      </w:ins>
      <w:ins w:id="364" w:author=" " w:date="2025-09-10T09:37:00Z">
        <w:r>
          <w:rPr>
            <w:rFonts w:ascii="Roboto Serif Light" w:eastAsia="Roboto Serif Light" w:hAnsi="Roboto Serif Light" w:cs="Roboto Serif Light"/>
            <w:lang w:val="en-GB"/>
          </w:rPr>
          <w:t xml:space="preserve">. Our current inventory is based on the very first year of sampling, so the share of the national species pool will inevitably rise in the coming years. We will also keep track of how quickly new species appear in the dataset, as this is a useful measure of completeness. The grid design is valuable not because it is exhaustive, but because it captures several groups of soil fauna across contrasting land uses within a single, standardized framework. Finally, adding an explicit focus on rare species may strengthen </w:t>
        </w:r>
        <w:r>
          <w:rPr>
            <w:rFonts w:ascii="Roboto Serif Light" w:eastAsia="Roboto Serif Light" w:hAnsi="Roboto Serif Light" w:cs="Roboto Serif Light"/>
            <w:lang w:val="en-GB"/>
          </w:rPr>
          <w:lastRenderedPageBreak/>
          <w:t>bioindication, since these taxa can be both sensitive markers of habitat quality and active contributors to ecosystem stability.</w:t>
        </w:r>
      </w:ins>
      <w:del w:id="365" w:author=" " w:date="2025-09-10T09:31:00Z">
        <w:r>
          <w:rPr>
            <w:rFonts w:ascii="Roboto Serif Light" w:eastAsia="Roboto Serif Light" w:hAnsi="Roboto Serif Light" w:cs="Roboto Serif Light"/>
            <w:lang w:val="en-GB"/>
          </w:rPr>
          <w:delText xml:space="preserve">This emphasizes the importance of large-scale monitoring efforts for detecting taxa that might otherwise go unnoticed. </w:delText>
        </w:r>
      </w:del>
    </w:p>
    <w:p w14:paraId="5FCDD542" w14:textId="77777777" w:rsidR="00E94D77" w:rsidRDefault="00430C4D">
      <w:pPr>
        <w:spacing w:after="240" w:line="480" w:lineRule="auto"/>
        <w:jc w:val="both"/>
        <w:rPr>
          <w:del w:id="366" w:author=" " w:date="2025-09-10T09:33:00Z"/>
          <w:rFonts w:ascii="Roboto Serif Light" w:eastAsia="Roboto Serif Light" w:hAnsi="Roboto Serif Light" w:cs="Roboto Serif Light"/>
          <w:lang w:val="en-GB"/>
        </w:rPr>
      </w:pPr>
      <w:del w:id="367" w:author=" " w:date="2025-09-10T09:33:00Z">
        <w:r>
          <w:rPr>
            <w:rFonts w:ascii="Roboto Serif Light" w:eastAsia="Roboto Serif Light" w:hAnsi="Roboto Serif Light" w:cs="Roboto Serif Light"/>
            <w:lang w:val="en-GB"/>
          </w:rPr>
          <w:delText xml:space="preserve">Understanding why some species are widespread and abundant while others remain restricted and less common is a fundamental question in ecology </w:delText>
        </w:r>
        <w:r>
          <w:fldChar w:fldCharType="begin"/>
        </w:r>
        <w:r>
          <w:rPr>
            <w:lang w:val="en-GB"/>
            <w:rPrChange w:id="368" w:author=" " w:date="2025-09-10T08:50:00Z">
              <w:rPr/>
            </w:rPrChange>
          </w:rPr>
          <w:delInstrText xml:space="preserve"> HYPERLINK "https://www.zotero.org/google-docs/?vkLJju" \h </w:delInstrText>
        </w:r>
        <w:r>
          <w:fldChar w:fldCharType="separate"/>
        </w:r>
        <w:r>
          <w:rPr>
            <w:rFonts w:ascii="Roboto Serif Light" w:eastAsia="Roboto Serif Light" w:hAnsi="Roboto Serif Light" w:cs="Roboto Serif Light"/>
            <w:lang w:val="en-GB"/>
          </w:rPr>
          <w:delText>(Violle et al., 2017)</w:delTex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delText xml:space="preserve">. A multiplicity of factors such as dispersal ability, habitat specialization, competition, and historical biogeography likely contribute to these patterns. In particular, many species inhabit specific environments that cannot be sampled by the RMQS, such as superficial subterranean habitats, caves, riverbanks, or aquatic environments. Additionally, climate change, land use changes, pollution, and soil organic matter loss may further reshape them </w:delText>
        </w:r>
        <w:r>
          <w:fldChar w:fldCharType="begin"/>
        </w:r>
        <w:r>
          <w:rPr>
            <w:lang w:val="en-GB"/>
            <w:rPrChange w:id="369" w:author=" " w:date="2025-09-10T08:50:00Z">
              <w:rPr/>
            </w:rPrChange>
          </w:rPr>
          <w:delInstrText xml:space="preserve"> HYPERLINK "https://www.zotero.org/google-docs/?fVmFle" \h </w:delInstrText>
        </w:r>
        <w:r>
          <w:fldChar w:fldCharType="separate"/>
        </w:r>
        <w:r>
          <w:rPr>
            <w:rFonts w:ascii="Roboto Serif Light" w:eastAsia="Roboto Serif Light" w:hAnsi="Roboto Serif Light" w:cs="Roboto Serif Light"/>
            <w:lang w:val="en-GB"/>
          </w:rPr>
          <w:delText>(Beaumelle et al., 2021)</w:delTex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delText>. Investigating these determinants can provide critical insights into species' ecological niches and their vulnerability to environmental changes.</w:delText>
        </w:r>
      </w:del>
    </w:p>
    <w:p w14:paraId="767B30DF" w14:textId="77777777" w:rsidR="00E94D77" w:rsidRDefault="00430C4D">
      <w:pPr>
        <w:spacing w:before="240" w:after="240" w:line="480" w:lineRule="auto"/>
        <w:jc w:val="both"/>
        <w:rPr>
          <w:rFonts w:ascii="Roboto Serif Light" w:eastAsia="Roboto Serif Light" w:hAnsi="Roboto Serif Light" w:cs="Roboto Serif Light"/>
          <w:lang w:val="en-GB"/>
        </w:rPr>
      </w:pPr>
      <w:del w:id="370" w:author=" " w:date="2025-09-10T09:37:00Z">
        <w:r>
          <w:rPr>
            <w:rFonts w:ascii="Roboto Serif Light" w:eastAsia="Roboto Serif Light" w:hAnsi="Roboto Serif Light" w:cs="Roboto Serif Light"/>
            <w:lang w:val="en-GB"/>
          </w:rPr>
          <w:delText>These findings underscore the value of extensive biodiversity surveys in revealing hidden components of soil communities, contributing to a more comprehensive understanding of their spatial distribution and conservation status. Moreover, integrating rarity assessments into bioindication frameworks could enhance our ability to evaluate ecosystem health, as rare species may serve as sensitive indicators of habitat quality and environmental change while participating in ecosystem functioning and stability.</w:delText>
        </w:r>
      </w:del>
    </w:p>
    <w:p w14:paraId="6F0ECA6D" w14:textId="77777777" w:rsidR="00E94D77" w:rsidRDefault="00430C4D">
      <w:pPr>
        <w:spacing w:before="240" w:after="240" w:line="480" w:lineRule="auto"/>
        <w:ind w:left="708"/>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Nematodes </w:t>
      </w:r>
    </w:p>
    <w:p w14:paraId="2578BBB3" w14:textId="77777777" w:rsidR="00E94D77" w:rsidRDefault="00430C4D">
      <w:pPr>
        <w:spacing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The analysis of nematode communities across these 69 sites did not reveal any significant differences in the total abundance of free-living nematodes between different land uses. We intentionally chose not to detail the various groups of free-living nematodes (e.g., opportunistic bacterivores, other bacterivores, fungivores, and omnivorous predators) to focus on one specific group that stands out in studies based on systematically selected sites: the facultative plant-feeders. In our work, these nematodes are particularly over-represented in forest soils</w:t>
      </w:r>
      <w:ins w:id="371" w:author=" " w:date="2025-09-10T09:43:00Z">
        <w:r>
          <w:rPr>
            <w:rFonts w:ascii="Roboto Serif Light" w:eastAsia="Roboto Serif Light" w:hAnsi="Roboto Serif Light" w:cs="Roboto Serif Light"/>
            <w:lang w:val="en-GB"/>
          </w:rPr>
          <w:t>. However, previous studies indicate that nematode communities in forests are usually dominated</w:t>
        </w:r>
      </w:ins>
      <w:del w:id="372" w:author=" " w:date="2025-09-10T09:43:00Z">
        <w:r>
          <w:rPr>
            <w:rFonts w:ascii="Roboto Serif Light" w:eastAsia="Roboto Serif Light" w:hAnsi="Roboto Serif Light" w:cs="Roboto Serif Light"/>
            <w:lang w:val="en-GB"/>
          </w:rPr>
          <w:delText>, where communities are likely predominantly</w:delText>
        </w:r>
      </w:del>
      <w:r>
        <w:rPr>
          <w:rFonts w:ascii="Roboto Serif Light" w:eastAsia="Roboto Serif Light" w:hAnsi="Roboto Serif Light" w:cs="Roboto Serif Light"/>
          <w:lang w:val="en-GB"/>
        </w:rPr>
        <w:t xml:space="preserve"> fungivorous </w:t>
      </w:r>
      <w:ins w:id="373" w:author=" " w:date="2025-09-10T09:43:00Z">
        <w:r>
          <w:rPr>
            <w:rFonts w:ascii="Roboto Serif Light" w:eastAsia="Roboto Serif Light" w:hAnsi="Roboto Serif Light" w:cs="Roboto Serif Light"/>
            <w:lang w:val="en-GB"/>
          </w:rPr>
          <w:t xml:space="preserve">taxa </w:t>
        </w:r>
      </w:ins>
      <w:r>
        <w:fldChar w:fldCharType="begin"/>
      </w:r>
      <w:r>
        <w:rPr>
          <w:lang w:val="en-GB"/>
          <w:rPrChange w:id="374" w:author=" " w:date="2025-09-10T08:50:00Z">
            <w:rPr/>
          </w:rPrChange>
        </w:rPr>
        <w:instrText xml:space="preserve"> HYPERLINK "https://www.zotero.org/google-docs/?ogbngp" \h </w:instrText>
      </w:r>
      <w:r>
        <w:fldChar w:fldCharType="separate"/>
      </w:r>
      <w:r>
        <w:rPr>
          <w:rFonts w:ascii="Roboto Serif Light" w:eastAsia="Roboto Serif Light" w:hAnsi="Roboto Serif Light" w:cs="Roboto Serif Light"/>
          <w:lang w:val="en-GB"/>
        </w:rPr>
        <w:t>(Kondratow et al., 2019; Okada and Kadota, 2003)</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In some stations, facultative plant-feeders accounted for over 70% of the nematode community. </w:t>
      </w:r>
      <w:ins w:id="375" w:author=" " w:date="2025-09-10T09:45:00Z">
        <w:r>
          <w:rPr>
            <w:rFonts w:ascii="Roboto Serif Light" w:eastAsia="Roboto Serif Light" w:hAnsi="Roboto Serif Light" w:cs="Roboto Serif Light"/>
            <w:lang w:val="en-GB"/>
          </w:rPr>
          <w:t xml:space="preserve">Their role in soil ecological functioning warrants further investigation, as facultative plant-feeders may influence root performance and, indirectly, </w:t>
        </w:r>
      </w:ins>
      <w:ins w:id="376" w:author=" " w:date="2025-09-10T09:46:00Z">
        <w:r>
          <w:rPr>
            <w:rFonts w:ascii="Roboto Serif Light" w:eastAsia="Roboto Serif Light" w:hAnsi="Roboto Serif Light" w:cs="Roboto Serif Light"/>
            <w:lang w:val="en-GB"/>
          </w:rPr>
          <w:t xml:space="preserve">biotic </w:t>
        </w:r>
      </w:ins>
      <w:ins w:id="377" w:author=" " w:date="2025-09-10T09:45:00Z">
        <w:r>
          <w:rPr>
            <w:rFonts w:ascii="Roboto Serif Light" w:eastAsia="Roboto Serif Light" w:hAnsi="Roboto Serif Light" w:cs="Roboto Serif Light"/>
            <w:lang w:val="en-GB"/>
          </w:rPr>
          <w:t xml:space="preserve">interactions </w:t>
        </w:r>
      </w:ins>
      <w:ins w:id="378" w:author=" " w:date="2025-09-10T09:46:00Z">
        <w:r>
          <w:rPr>
            <w:rFonts w:ascii="Roboto Serif Light" w:eastAsia="Roboto Serif Light" w:hAnsi="Roboto Serif Light" w:cs="Roboto Serif Light"/>
            <w:lang w:val="en-GB"/>
          </w:rPr>
          <w:t>in the rhizosphere</w:t>
        </w:r>
      </w:ins>
      <w:ins w:id="379" w:author=" " w:date="2025-09-10T09:45:00Z">
        <w:r>
          <w:rPr>
            <w:rFonts w:ascii="Roboto Serif Light" w:eastAsia="Roboto Serif Light" w:hAnsi="Roboto Serif Light" w:cs="Roboto Serif Light"/>
            <w:lang w:val="en-GB"/>
          </w:rPr>
          <w:t>.</w:t>
        </w:r>
      </w:ins>
      <w:del w:id="380" w:author=" " w:date="2025-09-10T09:45:00Z">
        <w:r>
          <w:rPr>
            <w:rFonts w:ascii="Roboto Serif Light" w:eastAsia="Roboto Serif Light" w:hAnsi="Roboto Serif Light" w:cs="Roboto Serif Light"/>
            <w:lang w:val="en-GB"/>
          </w:rPr>
          <w:delText>Their role in soil ecological functioning, particularly in relation to mycorrhization, warrants further investigation in the coming years.</w:delText>
        </w:r>
      </w:del>
    </w:p>
    <w:p w14:paraId="23C57E7F" w14:textId="77777777" w:rsidR="00E94D77" w:rsidRDefault="00430C4D">
      <w:pPr>
        <w:spacing w:before="240"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Sampling based on a systematic grid approach also provides access to conventionally farmed plots, where biological indicators are rarely implemented. In the soil trophic network diagnostic diagram (plotting EI vs. SI, Figure 3), these plots are typically positioned in the upper left corner, indicating a low Structure Index (SI) and a high Enrichment Index (EI) </w:t>
      </w:r>
      <w:r>
        <w:fldChar w:fldCharType="begin"/>
      </w:r>
      <w:r>
        <w:rPr>
          <w:lang w:val="en-GB"/>
          <w:rPrChange w:id="381" w:author=" " w:date="2025-09-10T08:50:00Z">
            <w:rPr/>
          </w:rPrChange>
        </w:rPr>
        <w:instrText xml:space="preserve"> HYPERLINK "https://www.zotero.org/google-docs/?pnKFnc" \h </w:instrText>
      </w:r>
      <w:r>
        <w:fldChar w:fldCharType="separate"/>
      </w:r>
      <w:r>
        <w:rPr>
          <w:rFonts w:ascii="Roboto Serif Light" w:eastAsia="Roboto Serif Light" w:hAnsi="Roboto Serif Light" w:cs="Roboto Serif Light"/>
          <w:lang w:val="en-GB"/>
        </w:rPr>
        <w:t>(Puissant et al., 2021; Villenave et al., 2013)</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Among the 23 annual crop plots examined in the 2024 RMQS-Biodiversity study, four exhibited such characteristics. Notably, biological diagnostics using soil nematofauna in France are often conducted in agricultural fields managed by farmers who are already engaged in agroecological approaches and are seeking solutions to improve their practices. ELISOL-Environnement reports that conservation agriculture (e.g., no-till) and organic farming are over-represented among the agricultural plots assessed for biological functioning, a trend that became evident during the validation of the Sipanema decision-support tool </w:t>
      </w:r>
      <w:r>
        <w:fldChar w:fldCharType="begin"/>
      </w:r>
      <w:r>
        <w:rPr>
          <w:lang w:val="en-GB"/>
          <w:rPrChange w:id="382" w:author=" " w:date="2025-09-10T08:50:00Z">
            <w:rPr/>
          </w:rPrChange>
        </w:rPr>
        <w:instrText xml:space="preserve"> HYPERLINK "https://www.zotero.org/google-docs/?sZVXZQ" \h </w:instrText>
      </w:r>
      <w:r>
        <w:fldChar w:fldCharType="separate"/>
      </w:r>
      <w:r>
        <w:rPr>
          <w:rFonts w:ascii="Roboto Serif Light" w:eastAsia="Roboto Serif Light" w:hAnsi="Roboto Serif Light" w:cs="Roboto Serif Light"/>
          <w:lang w:val="en-GB"/>
        </w:rPr>
        <w:t>(Villenave et al., 2022)</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w:t>
      </w:r>
    </w:p>
    <w:p w14:paraId="6A929804" w14:textId="77777777" w:rsidR="00E94D77" w:rsidRDefault="00430C4D">
      <w:pPr>
        <w:spacing w:before="240"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lastRenderedPageBreak/>
        <w:t>In contrast, forest sites are predominantly positioned on the right side of the soil trophic network diagnostic graph (EI vs. SI), reflecting their more stable environments compared to annual crop plots. However, grassland plots display a much wider distribution on this graph, highlighting their inherent heterogeneity at large scale. Indeed, grasslands exhibit high biological diversity, as reflected in their nematode communities.</w:t>
      </w:r>
      <w:del w:id="383" w:author=" " w:date="2025-09-10T09:49:00Z">
        <w:r>
          <w:rPr>
            <w:rFonts w:ascii="Roboto Serif Light" w:eastAsia="Roboto Serif Light" w:hAnsi="Roboto Serif Light" w:cs="Roboto Serif Light"/>
            <w:lang w:val="en-GB"/>
          </w:rPr>
          <w:delText xml:space="preserve"> The conditions in a first-year grassland established within a crop/grassland rotation differ markedly from those of a naturally developed mid-mountain grassland.</w:delText>
        </w:r>
      </w:del>
      <w:r>
        <w:rPr>
          <w:rFonts w:ascii="Roboto Serif Light" w:eastAsia="Roboto Serif Light" w:hAnsi="Roboto Serif Light" w:cs="Roboto Serif Light"/>
          <w:lang w:val="en-GB"/>
        </w:rPr>
        <w:t xml:space="preserve"> This diagnostic graph serves as a valuable tool for distinguishing plots with distinct biological functioning </w:t>
      </w:r>
      <w:r>
        <w:fldChar w:fldCharType="begin"/>
      </w:r>
      <w:r>
        <w:rPr>
          <w:lang w:val="en-GB"/>
          <w:rPrChange w:id="384" w:author=" " w:date="2025-09-10T08:50:00Z">
            <w:rPr/>
          </w:rPrChange>
        </w:rPr>
        <w:instrText xml:space="preserve"> HYPERLINK "https://www.zotero.org/google-docs/?3gMwja" \h </w:instrText>
      </w:r>
      <w:r>
        <w:fldChar w:fldCharType="separate"/>
      </w:r>
      <w:r>
        <w:rPr>
          <w:rFonts w:ascii="Roboto Serif Light" w:eastAsia="Roboto Serif Light" w:hAnsi="Roboto Serif Light" w:cs="Roboto Serif Light"/>
          <w:lang w:val="en-GB"/>
        </w:rPr>
        <w:t>(Du Preez et al., 2022)</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w:t>
      </w:r>
    </w:p>
    <w:p w14:paraId="14DEAF0B" w14:textId="77777777" w:rsidR="00E94D77" w:rsidRDefault="00430C4D">
      <w:pPr>
        <w:spacing w:before="240" w:after="240" w:line="480" w:lineRule="auto"/>
        <w:ind w:firstLine="720"/>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Unravelling spatial turnover of detritivore communities </w:t>
      </w:r>
    </w:p>
    <w:p w14:paraId="3DEDE774" w14:textId="77777777" w:rsidR="00E94D77" w:rsidRDefault="00430C4D">
      <w:pPr>
        <w:spacing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Our results demonstrate that the beta diversity patterns of detritivorous arthropods—springtails, isopods, and diplopods—are driven by different sets of environmental and spatial factors. Despite their shared ecological function in organic matter transformation, these taxa exhibited contrasting responses to geographic distance and environmental gradients, suggesting distinct dispersal capacities, ecological tolerances, and responses to habitat heterogeneity.</w:t>
      </w:r>
    </w:p>
    <w:p w14:paraId="6AD5184B" w14:textId="77777777" w:rsidR="00E94D77" w:rsidRDefault="00430C4D">
      <w:pPr>
        <w:spacing w:before="240"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The variation in the explanatory power of the GDM models among taxonomic groups suggests that dispersal ability plays a key role in shaping beta diversity patterns. Diplopods and isopods showed strong spatial structuring of community composition, with rapid saturation of dissimilarity at relatively short ecological distances. This pattern is consistent with the expectation that taxa with low dispersal abilities should exhibit higher beta diversity over short distances due to spatially restricted population dynamics </w:t>
      </w:r>
      <w:r>
        <w:fldChar w:fldCharType="begin"/>
      </w:r>
      <w:r>
        <w:rPr>
          <w:lang w:val="en-GB"/>
          <w:rPrChange w:id="385" w:author=" " w:date="2025-09-10T08:50:00Z">
            <w:rPr/>
          </w:rPrChange>
        </w:rPr>
        <w:instrText xml:space="preserve"> HYPERLINK "https://www.zotero.org/google-docs/?9aw2by" \h </w:instrText>
      </w:r>
      <w:r>
        <w:fldChar w:fldCharType="separate"/>
      </w:r>
      <w:r>
        <w:rPr>
          <w:rFonts w:ascii="Roboto Serif Light" w:eastAsia="Roboto Serif Light" w:hAnsi="Roboto Serif Light" w:cs="Roboto Serif Light"/>
          <w:lang w:val="en-GB"/>
        </w:rPr>
        <w:t>(Hubbell, 2001; Nekola and White, 1999)</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In contrast, springtails showed little response to geographic distance, suggesting that their community turnover is weakly constrained by dispersal limitation </w:t>
      </w:r>
      <w:r>
        <w:fldChar w:fldCharType="begin"/>
      </w:r>
      <w:r>
        <w:rPr>
          <w:lang w:val="en-GB"/>
          <w:rPrChange w:id="386" w:author=" " w:date="2025-09-10T08:50:00Z">
            <w:rPr/>
          </w:rPrChange>
        </w:rPr>
        <w:instrText xml:space="preserve"> HYPERLINK "https://www.zotero.org/google-docs/?bpddU3" \h </w:instrText>
      </w:r>
      <w:r>
        <w:fldChar w:fldCharType="separate"/>
      </w:r>
      <w:r>
        <w:rPr>
          <w:rFonts w:ascii="Roboto Serif Light" w:eastAsia="Roboto Serif Light" w:hAnsi="Roboto Serif Light" w:cs="Roboto Serif Light"/>
          <w:lang w:val="en-GB"/>
        </w:rPr>
        <w:t>(Joimel et al., 2022)</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This is explained by their high population densities, short generation times, and dispersal abilities that allow for rapid recolonization and high levels of connectivity between sites </w:t>
      </w:r>
      <w:r>
        <w:fldChar w:fldCharType="begin"/>
      </w:r>
      <w:r>
        <w:rPr>
          <w:lang w:val="en-GB"/>
          <w:rPrChange w:id="387" w:author=" " w:date="2025-09-10T08:50:00Z">
            <w:rPr/>
          </w:rPrChange>
        </w:rPr>
        <w:instrText xml:space="preserve"> HYPERLINK "https://www.zotero.org/google-docs/?qXJnqt" \h </w:instrText>
      </w:r>
      <w:r>
        <w:fldChar w:fldCharType="separate"/>
      </w:r>
      <w:r>
        <w:rPr>
          <w:rFonts w:ascii="Roboto Serif Light" w:eastAsia="Roboto Serif Light" w:hAnsi="Roboto Serif Light" w:cs="Roboto Serif Light"/>
          <w:lang w:val="en-GB"/>
        </w:rPr>
        <w:t>(Hågvar and Gobbi, 2022)</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w:t>
      </w:r>
    </w:p>
    <w:p w14:paraId="0C11D635" w14:textId="77777777" w:rsidR="00E94D77" w:rsidRDefault="00430C4D">
      <w:pPr>
        <w:spacing w:before="240"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Beyond dispersal, our results highlight contrasting responses of detritivorous taxa to environmental gradients, suggesting that niche-based processes differentially shape their community structures. Isopods were primarily influenced by soil carbon resources and nutrient availability, consistent with their reliance on microbial decomposition pathways and detrital quality for food resources </w:t>
      </w:r>
      <w:r>
        <w:fldChar w:fldCharType="begin"/>
      </w:r>
      <w:r>
        <w:rPr>
          <w:lang w:val="en-GB"/>
          <w:rPrChange w:id="388" w:author=" " w:date="2025-09-10T08:50:00Z">
            <w:rPr/>
          </w:rPrChange>
        </w:rPr>
        <w:instrText xml:space="preserve"> HYPERLINK "https://www.zotero.org/google-docs/?0yJBr4" \h </w:instrText>
      </w:r>
      <w:r>
        <w:fldChar w:fldCharType="separate"/>
      </w:r>
      <w:r>
        <w:rPr>
          <w:rFonts w:ascii="Roboto Serif Light" w:eastAsia="Roboto Serif Light" w:hAnsi="Roboto Serif Light" w:cs="Roboto Serif Light"/>
          <w:lang w:val="en-GB"/>
        </w:rPr>
        <w:t xml:space="preserve">(Zimmer, </w:t>
      </w:r>
      <w:r>
        <w:rPr>
          <w:rFonts w:ascii="Roboto Serif Light" w:eastAsia="Roboto Serif Light" w:hAnsi="Roboto Serif Light" w:cs="Roboto Serif Light"/>
          <w:lang w:val="en-GB"/>
        </w:rPr>
        <w:lastRenderedPageBreak/>
        <w:t>2002)</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Additionally, the significant contribution of environmental stress (e.g., heavy metals, pH) to isopod beta diversity suggests a role for physiological tolerance in structuring their communities </w:t>
      </w:r>
      <w:r>
        <w:fldChar w:fldCharType="begin"/>
      </w:r>
      <w:r>
        <w:rPr>
          <w:lang w:val="en-GB"/>
          <w:rPrChange w:id="389" w:author=" " w:date="2025-09-10T08:50:00Z">
            <w:rPr/>
          </w:rPrChange>
        </w:rPr>
        <w:instrText xml:space="preserve"> HYPERLINK "https://www.zotero.org/google-docs/?JLBxGZ" \h </w:instrText>
      </w:r>
      <w:r>
        <w:fldChar w:fldCharType="separate"/>
      </w:r>
      <w:r>
        <w:rPr>
          <w:rFonts w:ascii="Roboto Serif Light" w:eastAsia="Roboto Serif Light" w:hAnsi="Roboto Serif Light" w:cs="Roboto Serif Light"/>
          <w:lang w:val="en-GB"/>
        </w:rPr>
        <w:t>(Paoletti and Hassall, 1999; Zimmer, 2002)</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Diplopods, on the other hand, were predominantly influenced by habitat variables, particularly NDVI, which likely reflects their dependency on vegetation cover and soil moisture for survival and reproduction </w:t>
      </w:r>
      <w:r>
        <w:fldChar w:fldCharType="begin"/>
      </w:r>
      <w:r>
        <w:rPr>
          <w:lang w:val="en-GB"/>
          <w:rPrChange w:id="390" w:author=" " w:date="2025-09-10T08:50:00Z">
            <w:rPr/>
          </w:rPrChange>
        </w:rPr>
        <w:instrText xml:space="preserve"> HYPERLINK "https://www.zotero.org/google-docs/?JY97LN" \h </w:instrText>
      </w:r>
      <w:r>
        <w:fldChar w:fldCharType="separate"/>
      </w:r>
      <w:r>
        <w:rPr>
          <w:rFonts w:ascii="Roboto Serif Light" w:eastAsia="Roboto Serif Light" w:hAnsi="Roboto Serif Light" w:cs="Roboto Serif Light"/>
          <w:lang w:val="en-GB"/>
        </w:rPr>
        <w:t>(Golovatch and Kime, 2009)</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Their response to geographic distance and soil organic carbon content further suggests that diplopods are particularly sensitive to local habitat conditions, likely due to a high degree of habitat specialization </w:t>
      </w:r>
      <w:r>
        <w:fldChar w:fldCharType="begin"/>
      </w:r>
      <w:r>
        <w:rPr>
          <w:lang w:val="en-GB"/>
          <w:rPrChange w:id="391" w:author=" " w:date="2025-09-10T08:50:00Z">
            <w:rPr/>
          </w:rPrChange>
        </w:rPr>
        <w:instrText xml:space="preserve"> HYPERLINK "https://www.zotero.org/google-docs/?cHBIUO" \h </w:instrText>
      </w:r>
      <w:r>
        <w:fldChar w:fldCharType="separate"/>
      </w:r>
      <w:r>
        <w:rPr>
          <w:rFonts w:ascii="Roboto Serif Light" w:eastAsia="Roboto Serif Light" w:hAnsi="Roboto Serif Light" w:cs="Roboto Serif Light"/>
          <w:lang w:val="en-GB"/>
        </w:rPr>
        <w:t>(David, 2015)</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leading to steep compositional shifts across environmental gradients </w:t>
      </w:r>
      <w:r>
        <w:fldChar w:fldCharType="begin"/>
      </w:r>
      <w:r>
        <w:rPr>
          <w:lang w:val="en-GB"/>
          <w:rPrChange w:id="392" w:author=" " w:date="2025-09-10T08:50:00Z">
            <w:rPr/>
          </w:rPrChange>
        </w:rPr>
        <w:instrText xml:space="preserve"> HYPERLINK "https://www.zotero.org/google-docs/?Ox9LKr" \h </w:instrText>
      </w:r>
      <w:r>
        <w:fldChar w:fldCharType="separate"/>
      </w:r>
      <w:r>
        <w:rPr>
          <w:rFonts w:ascii="Roboto Serif Light" w:eastAsia="Roboto Serif Light" w:hAnsi="Roboto Serif Light" w:cs="Roboto Serif Light"/>
          <w:lang w:val="en-GB"/>
        </w:rPr>
        <w:t>(Bogyó et al., 2015; David and Handa, 2010; Haacker, 1968)</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Collembola, in contrast, exhibited weak responses to most environmental predictors at the studied scale, suggesting that their communities are influenced by high stochasticity and broad ecological tolerances. However, previous studies at more local scales have highlighted significant responses of springtails communities to soil carbon and nitrogen gradients (e.g., Milano et al. 2018). This discrepancy raises questions about the influence of spatial scale in detecting environmental effects and suggests that certain factors, such as landscape-level processes, may warrant further exploration to better understand the drivers of springtail community structuring. Another key challenge concerns the 'identifiability' of individuals. Not all sampled springtails can be identified at the species level due to factors such as ontogenetic stage, phenology, and specimen preservation. Variations in the proportion of identifiable individuals within samples may introduce inconsistencies and potentially obscure patterns. While particularly important for springtails, this issue is also relevant for many soil taxa.</w:t>
      </w:r>
    </w:p>
    <w:p w14:paraId="23536488" w14:textId="77777777" w:rsidR="00E94D77" w:rsidRDefault="00430C4D">
      <w:pPr>
        <w:spacing w:before="240" w:after="240" w:line="480" w:lineRule="auto"/>
        <w:jc w:val="both"/>
        <w:rPr>
          <w:del w:id="393" w:author="Mickael Hedde (mickael.hedde@inrae.fr)" w:date="2025-09-11T18:54:00Z"/>
          <w:rFonts w:ascii="Roboto Serif Light" w:eastAsia="Roboto Serif Light" w:hAnsi="Roboto Serif Light" w:cs="Roboto Serif Light"/>
          <w:lang w:val="en-GB"/>
        </w:rPr>
      </w:pPr>
      <w:del w:id="394" w:author="Mickael Hedde (mickael.hedde@inrae.fr)" w:date="2025-09-11T18:54:00Z">
        <w:r>
          <w:rPr>
            <w:rFonts w:ascii="Roboto Serif Light" w:eastAsia="Roboto Serif Light" w:hAnsi="Roboto Serif Light" w:cs="Roboto Serif Light"/>
            <w:lang w:val="en-GB"/>
          </w:rPr>
          <w:delText xml:space="preserve">The observed differences in beta diversity drivers across taxa align with several ecological hypotheses. The mass effect hypothesis </w:delText>
        </w:r>
        <w:r>
          <w:fldChar w:fldCharType="begin"/>
        </w:r>
        <w:r>
          <w:rPr>
            <w:lang w:val="en-GB"/>
            <w:rPrChange w:id="395" w:author=" " w:date="2025-09-10T08:50:00Z">
              <w:rPr/>
            </w:rPrChange>
          </w:rPr>
          <w:delInstrText xml:space="preserve"> HYPERLINK "https://www.zotero.org/google-docs/?aTyOBw" \h </w:delInstrText>
        </w:r>
        <w:r>
          <w:fldChar w:fldCharType="separate"/>
        </w:r>
        <w:r>
          <w:rPr>
            <w:rFonts w:ascii="Roboto Serif Light" w:eastAsia="Roboto Serif Light" w:hAnsi="Roboto Serif Light" w:cs="Roboto Serif Light"/>
            <w:lang w:val="en-GB"/>
          </w:rPr>
          <w:delText>(Shmida and Wilson, 1985)</w:delTex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delText xml:space="preserve"> may explain the weak environmental filtering in springtails, as their high dispersal rates could allow species to persist in suboptimal habitats despite lower fitness. Conversely, the strong environmental structuring of diplopods and isopods supports the species sorting paradigm </w:delText>
        </w:r>
        <w:r>
          <w:fldChar w:fldCharType="begin"/>
        </w:r>
        <w:r>
          <w:rPr>
            <w:lang w:val="en-GB"/>
            <w:rPrChange w:id="396" w:author=" " w:date="2025-09-10T08:50:00Z">
              <w:rPr/>
            </w:rPrChange>
          </w:rPr>
          <w:delInstrText xml:space="preserve"> HYPERLINK "https://www.zotero.org/google-docs/?n5HWyP" \h </w:delInstrText>
        </w:r>
        <w:r>
          <w:fldChar w:fldCharType="separate"/>
        </w:r>
        <w:r>
          <w:rPr>
            <w:rFonts w:ascii="Roboto Serif Light" w:eastAsia="Roboto Serif Light" w:hAnsi="Roboto Serif Light" w:cs="Roboto Serif Light"/>
            <w:lang w:val="en-GB"/>
          </w:rPr>
          <w:delText>(Leibold and Norberg, 2004; Loeuille and Leibold, 2008)</w:delTex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delText xml:space="preserve">, where community assembly is primarily determined by local habitat conditions. The physiological tolerance hypothesis  also provides a relevant framework for interpreting our results </w:delText>
        </w:r>
        <w:r>
          <w:fldChar w:fldCharType="begin"/>
        </w:r>
        <w:r>
          <w:rPr>
            <w:lang w:val="en-GB"/>
            <w:rPrChange w:id="397" w:author=" " w:date="2025-09-10T08:50:00Z">
              <w:rPr/>
            </w:rPrChange>
          </w:rPr>
          <w:delInstrText xml:space="preserve"> HYPERLINK "https://www.zotero.org/google-docs/?D5KMWu" \h </w:delInstrText>
        </w:r>
        <w:r>
          <w:fldChar w:fldCharType="separate"/>
        </w:r>
        <w:r>
          <w:rPr>
            <w:rFonts w:ascii="Roboto Serif Light" w:eastAsia="Roboto Serif Light" w:hAnsi="Roboto Serif Light" w:cs="Roboto Serif Light"/>
            <w:lang w:val="en-GB"/>
          </w:rPr>
          <w:delText>(Addo-Bediako et al., 2000; Calderón-sanou et al., 2022)</w:delTex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delText>. Diplopods and isopods, that mostly live at soil surface, with lower local and regional species richness, and greater sensitivity to environmental stressors, likely experience stronger habitat filtering due to narrower physiological niches. In contrast, the sampled springtails, herein by soil cores, mostly live below-ground, thrive in a broader range of environmental conditions and may exhibit greater functional redundancy, buffering their communities from strong niche-based structuring. Investigating springtail communities that live at soil surface or within the litter will help decipher this hypothesis.</w:delText>
        </w:r>
      </w:del>
      <w:ins w:id="398" w:author="Mickael Hedde (mickael.hedde@inrae.fr)" w:date="2025-09-11T18:54:00Z">
        <w:r>
          <w:rPr>
            <w:rFonts w:ascii="Roboto Serif Light" w:eastAsia="Roboto Serif Light" w:hAnsi="Roboto Serif Light" w:cs="Roboto Serif Light"/>
            <w:lang w:val="en-GB"/>
          </w:rPr>
          <w:t xml:space="preserve"> </w:t>
        </w:r>
        <w:r w:rsidRPr="00430C4D">
          <w:rPr>
            <w:lang w:val="en-US"/>
            <w:rPrChange w:id="399" w:author="Mickael HEDDE" w:date="2025-09-11T20:55:00Z">
              <w:rPr/>
            </w:rPrChange>
          </w:rPr>
          <w:t xml:space="preserve">The observed differences in </w:t>
        </w:r>
        <w:r>
          <w:t>β</w:t>
        </w:r>
        <w:r w:rsidRPr="00430C4D">
          <w:rPr>
            <w:lang w:val="en-US"/>
            <w:rPrChange w:id="400" w:author="Mickael HEDDE" w:date="2025-09-11T20:55:00Z">
              <w:rPr/>
            </w:rPrChange>
          </w:rPr>
          <w:t>-diversity drivers across taxa are consistent with ecological hypotheses. The mass effect (Shmida &amp; Wilson, 1985) may explain the weak environmental filtering in springtails: their high dispersal capacity allows persistence in suboptimal habitats. In contrast, the strong filtering of diplopods and isopods supports the species sorting paradigm (Leibold &amp; Norberg, 2004), with communities shaped by local habitat conditions. The physiological tolerance hypothesis (Addo-Bediako et al., 2000; Calderón-Sanou et al., 2022) also helps interpret these patterns: diplopods and isopods, surface-</w:t>
        </w:r>
        <w:r w:rsidRPr="00430C4D">
          <w:rPr>
            <w:lang w:val="en-US"/>
            <w:rPrChange w:id="401" w:author="Mickael HEDDE" w:date="2025-09-11T20:55:00Z">
              <w:rPr/>
            </w:rPrChange>
          </w:rPr>
          <w:lastRenderedPageBreak/>
          <w:t>dwelling and species-poor, likely experience stronger filtering due to narrower niches, whereas belowground springtails tolerate broader conditions and show higher redundancy, buffering them against strong filtering. Assessing litter- and surface-dwelling springtails may clarify this hypothesis further.</w:t>
        </w:r>
      </w:ins>
    </w:p>
    <w:p w14:paraId="51446E80" w14:textId="77777777" w:rsidR="00E94D77" w:rsidRDefault="00430C4D">
      <w:pPr>
        <w:spacing w:before="240" w:after="240" w:line="480" w:lineRule="auto"/>
        <w:jc w:val="both"/>
        <w:rPr>
          <w:del w:id="402" w:author="Mickael Hedde (mickael.hedde@inrae.fr)" w:date="2025-09-11T18:54:00Z"/>
          <w:rFonts w:ascii="Roboto Serif Light" w:eastAsia="Roboto Serif Light" w:hAnsi="Roboto Serif Light" w:cs="Roboto Serif Light"/>
          <w:lang w:val="en-GB"/>
        </w:rPr>
      </w:pPr>
      <w:del w:id="403" w:author="Mickael Hedde (mickael.hedde@inrae.fr)" w:date="2025-09-11T18:54:00Z">
        <w:r>
          <w:rPr>
            <w:rFonts w:ascii="Roboto Serif Light" w:eastAsia="Roboto Serif Light" w:hAnsi="Roboto Serif Light" w:cs="Roboto Serif Light"/>
            <w:lang w:val="en-GB"/>
          </w:rPr>
          <w:delText xml:space="preserve">These findings have direct implications for soil biodiversity monitoring and conservation strategies </w:delText>
        </w:r>
        <w:r>
          <w:fldChar w:fldCharType="begin"/>
        </w:r>
        <w:r>
          <w:rPr>
            <w:lang w:val="en-GB"/>
            <w:rPrChange w:id="404" w:author=" " w:date="2025-09-10T08:50:00Z">
              <w:rPr/>
            </w:rPrChange>
          </w:rPr>
          <w:delInstrText xml:space="preserve"> HYPERLINK "https://www.zotero.org/google-docs/?qKQeCi" \h </w:delInstrText>
        </w:r>
        <w:r>
          <w:fldChar w:fldCharType="separate"/>
        </w:r>
        <w:r>
          <w:rPr>
            <w:rFonts w:ascii="Roboto Serif Light" w:eastAsia="Roboto Serif Light" w:hAnsi="Roboto Serif Light" w:cs="Roboto Serif Light"/>
            <w:lang w:val="en-GB"/>
          </w:rPr>
          <w:delText>(Socolar et al., 2016)</w:delTex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delText>, as they reveal taxon-specific responses to environmental gradients and spatial structuring. The strong environmental filtering observed in isopods and diplopods suggests that these groups could serve as bioindicators of soil habitat quality, particularly in relation to nutrient availability, pollution, and vegetation cover. Their sensitivity to local conditions makes them suitable for biomonitoring programs, where changes in community composition could signal alterations in land use, habitat degradation, or contamination levels. However, their low diversity and occurrence rates as well as the low number of taxonomists may be hindrances. Conversely, the weak environmental structuring of springtails suggests that common species in their communities may be more influenced by stochastic processes and regional dispersal dynamics. While this might limit their usefulness as direct indicators of local environmental quality, it also suggests that springtails may be valuable in assessing large-scale ecosystem connectivity and resilience. Given their high species richness and ecological flexibility, and also a high number of rare species, future biomonitoring efforts could benefit from a functional trait-based approach, focusing on life-history strategies, feeding guilds, and stress tolerance mechanisms to refine their indicator potential.</w:delText>
        </w:r>
      </w:del>
      <w:ins w:id="405" w:author="Mickael Hedde (mickael.hedde@inrae.fr)" w:date="2025-09-11T18:54:00Z">
        <w:r w:rsidRPr="00430C4D">
          <w:rPr>
            <w:lang w:val="en-US"/>
            <w:rPrChange w:id="406" w:author="Mickael HEDDE" w:date="2025-09-11T20:55:00Z">
              <w:rPr/>
            </w:rPrChange>
          </w:rPr>
          <w:t>These findings highlight taxon-specific responses with implications for monitoring. Diplopods and isopods, highly sensitive to local conditions, could serve as bioindicators of soil quality, though their low diversity and taxonomic expertise needs are limiting. Springtails, less constrained by local filters but diverse and widespread, may better reflect landscape-scale processes such as connectivity and resilience. Their high richness and many rare species suggest that trait-based approaches (life history, feeding guilds, stress tolerance) could enhance their use in biomonitoring.</w:t>
        </w:r>
      </w:ins>
    </w:p>
    <w:p w14:paraId="49500E13" w14:textId="77777777" w:rsidR="00E94D77" w:rsidRDefault="00430C4D">
      <w:pPr>
        <w:spacing w:before="240" w:after="240" w:line="480" w:lineRule="auto"/>
        <w:ind w:firstLine="720"/>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Investigating the macroecological variation in predator trait</w:t>
      </w:r>
    </w:p>
    <w:p w14:paraId="1F38C61F" w14:textId="77777777" w:rsidR="00E94D77" w:rsidRDefault="00430C4D">
      <w:pPr>
        <w:spacing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Our results confirm the hypothesis that habitat type influences sexual size dimorphism (SSD) (Figure 5). In closed habitats, we observed female-biased SSD, which was more pronounced in smaller species. This allometric pattern aligns with Rensch’s rule </w:t>
      </w:r>
      <w:r>
        <w:fldChar w:fldCharType="begin"/>
      </w:r>
      <w:r>
        <w:rPr>
          <w:lang w:val="en-GB"/>
          <w:rPrChange w:id="407" w:author=" " w:date="2025-09-10T08:50:00Z">
            <w:rPr/>
          </w:rPrChange>
        </w:rPr>
        <w:instrText xml:space="preserve"> HYPERLINK "https://www.zotero.org/google-docs/?mrtz1s" \h </w:instrText>
      </w:r>
      <w:r>
        <w:fldChar w:fldCharType="separate"/>
      </w:r>
      <w:r>
        <w:rPr>
          <w:rFonts w:ascii="Roboto Serif Light" w:eastAsia="Roboto Serif Light" w:hAnsi="Roboto Serif Light" w:cs="Roboto Serif Light"/>
          <w:lang w:val="en-GB"/>
        </w:rPr>
        <w:t>(Abouheif and Fairbairn, 1997)</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A possible explanation is that in stable habitats, females of smaller species produce proportionally more eggs to maximize offspring numbers and enhance the species' survival probabilities </w:t>
      </w:r>
      <w:r>
        <w:fldChar w:fldCharType="begin"/>
      </w:r>
      <w:r>
        <w:rPr>
          <w:lang w:val="en-GB"/>
          <w:rPrChange w:id="408" w:author=" " w:date="2025-09-10T08:50:00Z">
            <w:rPr/>
          </w:rPrChange>
        </w:rPr>
        <w:instrText xml:space="preserve"> HYPERLINK "https://www.zotero.org/google-docs/?q1Zx7Z" \h </w:instrText>
      </w:r>
      <w:r>
        <w:fldChar w:fldCharType="separate"/>
      </w:r>
      <w:r>
        <w:rPr>
          <w:rFonts w:ascii="Roboto Serif Light" w:eastAsia="Roboto Serif Light" w:hAnsi="Roboto Serif Light" w:cs="Roboto Serif Light"/>
          <w:lang w:val="en-GB"/>
        </w:rPr>
        <w:t>(Wagner and Liebherr, 1992)</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The greater number of eggs carried by females may explain their larger size compared to males </w:t>
      </w:r>
      <w:r>
        <w:fldChar w:fldCharType="begin"/>
      </w:r>
      <w:r>
        <w:rPr>
          <w:lang w:val="en-GB"/>
          <w:rPrChange w:id="409" w:author=" " w:date="2025-09-10T08:50:00Z">
            <w:rPr/>
          </w:rPrChange>
        </w:rPr>
        <w:instrText xml:space="preserve"> HYPERLINK "https://www.zotero.org/google-docs/?qgstGp" \h </w:instrText>
      </w:r>
      <w:r>
        <w:fldChar w:fldCharType="separate"/>
      </w:r>
      <w:r>
        <w:rPr>
          <w:rFonts w:ascii="Roboto Serif Light" w:eastAsia="Roboto Serif Light" w:hAnsi="Roboto Serif Light" w:cs="Roboto Serif Light"/>
          <w:lang w:val="en-GB"/>
        </w:rPr>
        <w:t>(Honěk, 1993)</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Being larger has metabolic and ecological implications. Large insects are more resistant to starvation, drought and temperature extremes, and wintering </w:t>
      </w:r>
      <w:r>
        <w:fldChar w:fldCharType="begin"/>
      </w:r>
      <w:r>
        <w:rPr>
          <w:lang w:val="en-GB"/>
          <w:rPrChange w:id="410" w:author=" " w:date="2025-09-10T08:50:00Z">
            <w:rPr/>
          </w:rPrChange>
        </w:rPr>
        <w:instrText xml:space="preserve"> HYPERLINK "https://www.zotero.org/google-docs/?O6eWjG" \h </w:instrText>
      </w:r>
      <w:r>
        <w:fldChar w:fldCharType="separate"/>
      </w:r>
      <w:r>
        <w:rPr>
          <w:rFonts w:ascii="Roboto Serif Light" w:eastAsia="Roboto Serif Light" w:hAnsi="Roboto Serif Light" w:cs="Roboto Serif Light"/>
          <w:lang w:val="en-GB"/>
        </w:rPr>
        <w:t>(Kingsolver and Huey, 2008)</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On the other hand, large sizes imply an increase in the duration of development of larval stages, greater food consumption, and a </w:t>
      </w:r>
      <w:del w:id="411" w:author=" " w:date="2025-09-10T09:50:00Z">
        <w:r>
          <w:rPr>
            <w:rFonts w:ascii="Roboto Serif Light" w:eastAsia="Roboto Serif Light" w:hAnsi="Roboto Serif Light" w:cs="Roboto Serif Light"/>
            <w:lang w:val="en-GB"/>
          </w:rPr>
          <w:delText xml:space="preserve">significant </w:delText>
        </w:r>
      </w:del>
      <w:ins w:id="412" w:author=" " w:date="2025-09-10T09:50:00Z">
        <w:r>
          <w:rPr>
            <w:rFonts w:ascii="Roboto Serif Light" w:eastAsia="Roboto Serif Light" w:hAnsi="Roboto Serif Light" w:cs="Roboto Serif Light"/>
            <w:lang w:val="en-GB"/>
          </w:rPr>
          <w:t xml:space="preserve">higher </w:t>
        </w:r>
      </w:ins>
      <w:r>
        <w:rPr>
          <w:rFonts w:ascii="Roboto Serif Light" w:eastAsia="Roboto Serif Light" w:hAnsi="Roboto Serif Light" w:cs="Roboto Serif Light"/>
          <w:lang w:val="en-GB"/>
        </w:rPr>
        <w:t xml:space="preserve">risk of mortality </w:t>
      </w:r>
      <w:r>
        <w:fldChar w:fldCharType="begin"/>
      </w:r>
      <w:r>
        <w:rPr>
          <w:lang w:val="en-GB"/>
          <w:rPrChange w:id="413" w:author=" " w:date="2025-09-10T08:50:00Z">
            <w:rPr/>
          </w:rPrChange>
        </w:rPr>
        <w:instrText xml:space="preserve"> HYPERLINK "https://www.zotero.org/google-docs/?aZanbq" \h </w:instrText>
      </w:r>
      <w:r>
        <w:fldChar w:fldCharType="separate"/>
      </w:r>
      <w:r>
        <w:rPr>
          <w:rFonts w:ascii="Roboto Serif Light" w:eastAsia="Roboto Serif Light" w:hAnsi="Roboto Serif Light" w:cs="Roboto Serif Light"/>
          <w:lang w:val="en-GB"/>
        </w:rPr>
        <w:t>(Nylin and Gotthard, 1998)</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w:t>
      </w:r>
    </w:p>
    <w:p w14:paraId="60155738" w14:textId="77777777" w:rsidR="00E94D77" w:rsidRDefault="00430C4D">
      <w:pPr>
        <w:spacing w:before="240"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In contrast, no SSD was observed in open habitats. Open habitats facilitate dispersal </w:t>
      </w:r>
      <w:r>
        <w:fldChar w:fldCharType="begin"/>
      </w:r>
      <w:r>
        <w:rPr>
          <w:lang w:val="en-GB"/>
          <w:rPrChange w:id="414" w:author=" " w:date="2025-09-10T08:50:00Z">
            <w:rPr/>
          </w:rPrChange>
        </w:rPr>
        <w:instrText xml:space="preserve"> HYPERLINK "https://www.zotero.org/google-docs/?aGazvW" \h </w:instrText>
      </w:r>
      <w:r>
        <w:fldChar w:fldCharType="separate"/>
      </w:r>
      <w:r>
        <w:rPr>
          <w:rFonts w:ascii="Roboto Serif Light" w:eastAsia="Roboto Serif Light" w:hAnsi="Roboto Serif Light" w:cs="Roboto Serif Light"/>
          <w:lang w:val="en-GB"/>
        </w:rPr>
        <w:t>(Niemelä, 2001; Thomas et al., 2002)</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leading to increased population mixing and potentially reducing local selective pressures on body size differences between sexes. In this context, the importance of flight-related traits, particularly wing loading, is critical for dispersal success, as individuals must maintain an optimal weight-to-wing surface ratio to maximize mobility </w:t>
      </w:r>
      <w:r>
        <w:fldChar w:fldCharType="begin"/>
      </w:r>
      <w:r>
        <w:rPr>
          <w:lang w:val="en-GB"/>
          <w:rPrChange w:id="415" w:author=" " w:date="2025-09-10T08:50:00Z">
            <w:rPr/>
          </w:rPrChange>
        </w:rPr>
        <w:instrText xml:space="preserve"> HYPERLINK "https://www.zotero.org/google-docs/?rsCmrF" \h </w:instrText>
      </w:r>
      <w:r>
        <w:fldChar w:fldCharType="separate"/>
      </w:r>
      <w:r>
        <w:rPr>
          <w:rFonts w:ascii="Roboto Serif Light" w:eastAsia="Roboto Serif Light" w:hAnsi="Roboto Serif Light" w:cs="Roboto Serif Light"/>
          <w:lang w:val="en-GB"/>
        </w:rPr>
        <w:t>(Venn, 2016)</w: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t xml:space="preserve">. This could further constrain the </w:t>
      </w:r>
      <w:r>
        <w:rPr>
          <w:rFonts w:ascii="Roboto Serif Light" w:eastAsia="Roboto Serif Light" w:hAnsi="Roboto Serif Light" w:cs="Roboto Serif Light"/>
          <w:lang w:val="en-GB"/>
        </w:rPr>
        <w:lastRenderedPageBreak/>
        <w:t>evolution of SSD in open landscapes, where selection pressures may focus more on traits linked to dispersal efficiency rather than on body size dimorphism.</w:t>
      </w:r>
    </w:p>
    <w:p w14:paraId="2DBFF5E2" w14:textId="77777777" w:rsidR="00E94D77" w:rsidRDefault="00430C4D">
      <w:pPr>
        <w:spacing w:before="240"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Furthermore, our findings raise broader questions about how macroecological laws, such as species-area relationships, might interact with patterns of sexual dimorphism and dispersal strategies in insects. Investigating macroecological patterns in bioindicator taxa, such as ground beetles, can enhance our ability to assess habitat quality, ecosystem resilience, and the impacts of environmental changes, making such approaches valuable for conservation planning and ecological monitoring.</w:t>
      </w:r>
    </w:p>
    <w:p w14:paraId="3848A037" w14:textId="77777777" w:rsidR="00E94D77" w:rsidRDefault="00430C4D">
      <w:pPr>
        <w:spacing w:before="240" w:after="240" w:line="480" w:lineRule="auto"/>
        <w:ind w:firstLine="720"/>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A holistic framework for soil </w:t>
      </w:r>
      <w:del w:id="416" w:author=" " w:date="2025-09-10T10:09:00Z">
        <w:r>
          <w:rPr>
            <w:rFonts w:ascii="Roboto Serif Light" w:eastAsia="Roboto Serif Light" w:hAnsi="Roboto Serif Light" w:cs="Roboto Serif Light"/>
            <w:lang w:val="en-GB"/>
          </w:rPr>
          <w:delText xml:space="preserve">health </w:delText>
        </w:r>
      </w:del>
      <w:r>
        <w:rPr>
          <w:rFonts w:ascii="Roboto Serif Light" w:eastAsia="Roboto Serif Light" w:hAnsi="Roboto Serif Light" w:cs="Roboto Serif Light"/>
          <w:lang w:val="en-GB"/>
        </w:rPr>
        <w:t>monitoring</w:t>
      </w:r>
    </w:p>
    <w:p w14:paraId="553731E6" w14:textId="77777777" w:rsidR="00E94D77" w:rsidRDefault="00430C4D">
      <w:pPr>
        <w:spacing w:after="240" w:line="480" w:lineRule="auto"/>
        <w:jc w:val="both"/>
        <w:rPr>
          <w:del w:id="417" w:author=" " w:date="2025-09-10T09:55:00Z"/>
          <w:rFonts w:ascii="Roboto Serif Light" w:eastAsia="Roboto Serif Light" w:hAnsi="Roboto Serif Light" w:cs="Roboto Serif Light"/>
          <w:lang w:val="en-GB"/>
        </w:rPr>
      </w:pPr>
      <w:del w:id="418" w:author=" " w:date="2025-09-10T09:55:00Z">
        <w:r>
          <w:rPr>
            <w:rFonts w:ascii="Roboto Serif Light" w:eastAsia="Roboto Serif Light" w:hAnsi="Roboto Serif Light" w:cs="Roboto Serif Light"/>
            <w:lang w:val="en-GB"/>
          </w:rPr>
          <w:delText xml:space="preserve">RMQS-Biodiversity is an integrative approach that enables a more comprehensive understanding of soil ecosystem dynamics by capturing interactions among different functional groups. By synchronizing biodiversity assessments across taxa and trophic levels over a large spatial extent, RMQS-Biodiversity will provide insights into how microbial activity, detritivore communities, and predator-prey interactions collectively regulate key ecosystem functions, </w:delText>
        </w:r>
      </w:del>
      <w:del w:id="419" w:author=" " w:date="2025-09-10T09:51:00Z">
        <w:r>
          <w:rPr>
            <w:rFonts w:ascii="Roboto Serif Light" w:eastAsia="Roboto Serif Light" w:hAnsi="Roboto Serif Light" w:cs="Roboto Serif Light"/>
            <w:lang w:val="en-GB"/>
          </w:rPr>
          <w:delText>such as organic matter decomposition</w:delText>
        </w:r>
      </w:del>
      <w:del w:id="420" w:author=" " w:date="2025-09-10T09:55:00Z">
        <w:r>
          <w:rPr>
            <w:rFonts w:ascii="Roboto Serif Light" w:eastAsia="Roboto Serif Light" w:hAnsi="Roboto Serif Light" w:cs="Roboto Serif Light"/>
            <w:lang w:val="en-GB"/>
          </w:rPr>
          <w:delText>.</w:delText>
        </w:r>
      </w:del>
    </w:p>
    <w:p w14:paraId="41822F2E" w14:textId="77777777" w:rsidR="00E94D77" w:rsidRDefault="00430C4D">
      <w:pPr>
        <w:spacing w:before="240" w:after="240" w:line="480" w:lineRule="auto"/>
        <w:jc w:val="both"/>
        <w:rPr>
          <w:del w:id="421" w:author=" " w:date="2025-09-10T09:55:00Z"/>
          <w:rFonts w:ascii="Roboto Serif Light" w:eastAsia="Roboto Serif Light" w:hAnsi="Roboto Serif Light" w:cs="Roboto Serif Light"/>
          <w:lang w:val="en-GB"/>
        </w:rPr>
      </w:pPr>
      <w:del w:id="422" w:author=" " w:date="2025-09-10T09:55:00Z">
        <w:r>
          <w:rPr>
            <w:rFonts w:ascii="Roboto Serif Light" w:eastAsia="Roboto Serif Light" w:hAnsi="Roboto Serif Light" w:cs="Roboto Serif Light"/>
            <w:lang w:val="en-GB"/>
          </w:rPr>
          <w:delText>By linking biodiversity data with soil physicochemical properties, contaminants (e.g., pesticides and microplastics) and soil management practices, RMQS-Biodiversity enables a more refined analysis of the impacts of anthropogenic pressures. It will help identify stressors affecting biodiversity at multiple spatial scales and cascading through trophic networks. This synchronized monitoring, integrating multiple taxonomic and trophic groups along with a functional trait-based approach, will enhance bioindication and the early detection of soil degradation signals. It provides a systematic assessment of ecosystem resilience and vulnerability to multiple stressors such as climate change, pollution and intensive soil management practices. By adopting a holistic perspective, RMQS-Biodiversity represents a significant step toward a functional and predictive approach to soil biodiversity conservation and sustainable land management.</w:delText>
        </w:r>
      </w:del>
    </w:p>
    <w:p w14:paraId="3A58BD65" w14:textId="77777777" w:rsidR="00E94D77" w:rsidRDefault="00430C4D">
      <w:pPr>
        <w:spacing w:after="240" w:line="480" w:lineRule="auto"/>
        <w:jc w:val="both"/>
        <w:rPr>
          <w:del w:id="423" w:author=" " w:date="2025-09-10T09:55:00Z"/>
          <w:rFonts w:ascii="Roboto Serif Light" w:eastAsia="Roboto Serif Light" w:hAnsi="Roboto Serif Light" w:cs="Roboto Serif Light"/>
          <w:lang w:val="en-GB"/>
        </w:rPr>
      </w:pPr>
      <w:del w:id="424" w:author=" " w:date="2025-09-10T09:55:00Z">
        <w:r>
          <w:rPr>
            <w:rFonts w:ascii="Roboto Serif Light" w:eastAsia="Roboto Serif Light" w:hAnsi="Roboto Serif Light" w:cs="Roboto Serif Light"/>
            <w:lang w:val="en-GB"/>
          </w:rPr>
          <w:delText xml:space="preserve">Expanding data collection across more sites and implementing time-repeated assessments over an approximately 12-year period will provide new insights into the spatial and temporal dynamics of soil biodiversity. Longitudinal monitoring will contribute to the Detection-Attribution framework </w:delText>
        </w:r>
        <w:r>
          <w:fldChar w:fldCharType="begin"/>
        </w:r>
        <w:r>
          <w:rPr>
            <w:lang w:val="en-GB"/>
            <w:rPrChange w:id="425" w:author=" " w:date="2025-09-10T08:50:00Z">
              <w:rPr/>
            </w:rPrChange>
          </w:rPr>
          <w:delInstrText xml:space="preserve"> HYPERLINK "https://www.zotero.org/google-docs/?ydMGn2" \h </w:delInstrText>
        </w:r>
        <w:r>
          <w:fldChar w:fldCharType="separate"/>
        </w:r>
        <w:r>
          <w:rPr>
            <w:rFonts w:ascii="Roboto Serif Light" w:eastAsia="Roboto Serif Light" w:hAnsi="Roboto Serif Light" w:cs="Roboto Serif Light"/>
            <w:lang w:val="en-GB"/>
          </w:rPr>
          <w:delText>(Gonzalez et al., 2023)</w:delTex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delText>, allowing us to distinguish between natural variability and long-term trends driven by environmental changes, land-use practices, and climate shifts. This broader spatial and temporal coverage will enhance our ability to detect biodiversity responses to disturbances and recovery processes, providing a more robust framework for conservation planning and ecosystem management. Further integration of functional and genomic approaches could refine our understanding of soil biodiversity and its role in ecosystem functioning. Metagenomics, transcriptomics, and isotopic analyses of collected individuals could illuminate the contributions of organisms to key processes such as organic matter transformation. Combining biodiversity inventories with functional metrics will strengthen the predictive power of bioindication tools, improving the early detection of soil degradation and resilience potential.</w:delText>
        </w:r>
      </w:del>
    </w:p>
    <w:p w14:paraId="7966A2AE" w14:textId="77777777" w:rsidR="00E94D77" w:rsidRDefault="00430C4D">
      <w:pPr>
        <w:spacing w:before="240" w:after="240" w:line="480" w:lineRule="auto"/>
        <w:jc w:val="both"/>
        <w:rPr>
          <w:del w:id="426" w:author=" " w:date="2025-09-10T09:55:00Z"/>
          <w:rFonts w:ascii="Roboto Serif Light" w:eastAsia="Roboto Serif Light" w:hAnsi="Roboto Serif Light" w:cs="Roboto Serif Light"/>
          <w:lang w:val="en-GB"/>
        </w:rPr>
      </w:pPr>
      <w:del w:id="427" w:author=" " w:date="2025-09-10T09:55:00Z">
        <w:r>
          <w:rPr>
            <w:rFonts w:ascii="Roboto Serif Light" w:eastAsia="Roboto Serif Light" w:hAnsi="Roboto Serif Light" w:cs="Roboto Serif Light"/>
            <w:lang w:val="en-GB"/>
          </w:rPr>
          <w:delText xml:space="preserve">Finally, fostering interdisciplinary collaborations and open data-sharing initiatives will maximize the impact of RMQS-Biodiversity. By linking soil biodiversity data with remote sensing, land-use models, and socio-ecological studies, we can develop more integrative strategies for sustainable land management. These advancements will help bridge the gap between fundamental ecological research and applied soil conservation efforts, ensuring that biodiversity-based indicators are effectively incorporated into environmental policies and decision-making processes </w:delText>
        </w:r>
        <w:r>
          <w:fldChar w:fldCharType="begin"/>
        </w:r>
        <w:r>
          <w:rPr>
            <w:lang w:val="en-GB"/>
            <w:rPrChange w:id="428" w:author=" " w:date="2025-09-10T08:50:00Z">
              <w:rPr/>
            </w:rPrChange>
          </w:rPr>
          <w:delInstrText xml:space="preserve"> HYPERLINK "https://www.zotero.org/google-docs/?EXcpM2" \h </w:delInstrText>
        </w:r>
        <w:r>
          <w:fldChar w:fldCharType="separate"/>
        </w:r>
        <w:r>
          <w:rPr>
            <w:rFonts w:ascii="Roboto Serif Light" w:eastAsia="Roboto Serif Light" w:hAnsi="Roboto Serif Light" w:cs="Roboto Serif Light"/>
            <w:lang w:val="en-GB"/>
          </w:rPr>
          <w:delText>(Bispo et al., 2009)</w:delText>
        </w:r>
        <w:r>
          <w:rPr>
            <w:rFonts w:ascii="Roboto Serif Light" w:eastAsia="Roboto Serif Light" w:hAnsi="Roboto Serif Light" w:cs="Roboto Serif Light"/>
            <w:lang w:val="en-GB"/>
          </w:rPr>
          <w:fldChar w:fldCharType="end"/>
        </w:r>
        <w:r>
          <w:rPr>
            <w:rFonts w:ascii="Roboto Serif Light" w:eastAsia="Roboto Serif Light" w:hAnsi="Roboto Serif Light" w:cs="Roboto Serif Light"/>
            <w:lang w:val="en-GB"/>
          </w:rPr>
          <w:delText xml:space="preserve">. </w:delText>
        </w:r>
      </w:del>
    </w:p>
    <w:p w14:paraId="717BE8FD" w14:textId="77777777" w:rsidR="00E94D77" w:rsidRDefault="00430C4D">
      <w:pPr>
        <w:spacing w:before="240" w:after="240" w:line="480" w:lineRule="auto"/>
        <w:jc w:val="both"/>
        <w:rPr>
          <w:ins w:id="429" w:author=" " w:date="2025-09-10T09:55:00Z"/>
          <w:rFonts w:ascii="Roboto Serif Light" w:eastAsia="Roboto Serif Light" w:hAnsi="Roboto Serif Light" w:cs="Roboto Serif Light"/>
          <w:lang w:val="en-GB"/>
        </w:rPr>
      </w:pPr>
      <w:ins w:id="430" w:author=" " w:date="2025-09-10T09:56:00Z">
        <w:r>
          <w:rPr>
            <w:rFonts w:ascii="Roboto Serif Light" w:eastAsia="Roboto Serif Light" w:hAnsi="Roboto Serif Light" w:cs="Roboto Serif Light"/>
            <w:lang w:val="en-GB"/>
          </w:rPr>
          <w:t>RMQS-Biodiversity provides a unique opportunity to look at soil life in an integrated way. By surveying several groups of organisms and trophic levels on the same nationwide grid, we can move beyond isolated case studies and begin to see how communities respond together. Repeated surveys will add the temporal dimension that is still missing, allowing us to tell apart short-term fluctuations from long-term trends linked to land use, climate or other pressures (Gonzalez et al., 2023). Linking community inventories with functional or genomic tools such as metagenomics or isotopic tracers will shed new light on the role of soil organisms in key processes. Finally, opening the framework to collaborations across disciplines and encouraging data sharing will ensure that biodiversity indicators can inform soil conservation and land management in practice (Bispo et al., 2009).</w:t>
        </w:r>
      </w:ins>
    </w:p>
    <w:p w14:paraId="39A634D0" w14:textId="77777777" w:rsidR="00E94D77" w:rsidRDefault="00430C4D">
      <w:pPr>
        <w:spacing w:before="240"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5 </w:t>
      </w:r>
      <w:r>
        <w:rPr>
          <w:rFonts w:ascii="Roboto Serif Light" w:eastAsia="Roboto Serif Light" w:hAnsi="Roboto Serif Light" w:cs="Roboto Serif Light"/>
          <w:lang w:val="en-GB"/>
        </w:rPr>
        <w:tab/>
        <w:t>Conclusions</w:t>
      </w:r>
    </w:p>
    <w:p w14:paraId="3844CFA1" w14:textId="77777777" w:rsidR="00E94D77" w:rsidRDefault="00430C4D">
      <w:pPr>
        <w:spacing w:before="240" w:after="240" w:line="480" w:lineRule="auto"/>
        <w:jc w:val="both"/>
        <w:rPr>
          <w:del w:id="431" w:author=" " w:date="2025-09-10T10:02:00Z"/>
          <w:rFonts w:ascii="Roboto Serif Light" w:eastAsia="Roboto Serif Light" w:hAnsi="Roboto Serif Light" w:cs="Roboto Serif Light"/>
          <w:lang w:val="en-GB"/>
        </w:rPr>
      </w:pPr>
      <w:del w:id="432" w:author=" " w:date="2025-09-10T10:02:00Z">
        <w:r>
          <w:rPr>
            <w:rFonts w:ascii="Roboto Serif Light" w:eastAsia="Roboto Serif Light" w:hAnsi="Roboto Serif Light" w:cs="Roboto Serif Light"/>
            <w:lang w:val="en-GB"/>
          </w:rPr>
          <w:delText xml:space="preserve">The first notable </w:delText>
        </w:r>
      </w:del>
      <w:del w:id="433" w:author=" " w:date="2025-09-10T09:57:00Z">
        <w:r>
          <w:rPr>
            <w:rFonts w:ascii="Roboto Serif Light" w:eastAsia="Roboto Serif Light" w:hAnsi="Roboto Serif Light" w:cs="Roboto Serif Light"/>
            <w:lang w:val="en-GB"/>
          </w:rPr>
          <w:delText xml:space="preserve">feedback </w:delText>
        </w:r>
      </w:del>
      <w:del w:id="434" w:author=" " w:date="2025-09-10T10:02:00Z">
        <w:r>
          <w:rPr>
            <w:rFonts w:ascii="Roboto Serif Light" w:eastAsia="Roboto Serif Light" w:hAnsi="Roboto Serif Light" w:cs="Roboto Serif Light"/>
            <w:lang w:val="en-GB"/>
          </w:rPr>
          <w:delText xml:space="preserve">from this work is that it is possible to insert soil biodiversity measurements into an existing monitoring network, which was based on physico-chemical analysis. Experience shows, however, that it is necessary to rely on dedicated teams with skills in sampling soil fauna and to plan sampling during the most favourable periods (e.g. spring). Having trained teams and sampling at the right time will guarantee the quality of the data. </w:delText>
        </w:r>
      </w:del>
    </w:p>
    <w:p w14:paraId="42DE1294" w14:textId="77777777" w:rsidR="00E94D77" w:rsidRDefault="00430C4D">
      <w:pPr>
        <w:spacing w:before="240" w:after="240" w:line="480" w:lineRule="auto"/>
        <w:jc w:val="both"/>
        <w:rPr>
          <w:del w:id="435" w:author=" " w:date="2025-09-10T10:02:00Z"/>
          <w:rFonts w:ascii="Roboto Serif Light" w:eastAsia="Roboto Serif Light" w:hAnsi="Roboto Serif Light" w:cs="Roboto Serif Light"/>
          <w:lang w:val="en-GB"/>
        </w:rPr>
      </w:pPr>
      <w:del w:id="436" w:author=" " w:date="2025-09-10T10:02:00Z">
        <w:r>
          <w:rPr>
            <w:rFonts w:ascii="Roboto Serif Light" w:eastAsia="Roboto Serif Light" w:hAnsi="Roboto Serif Light" w:cs="Roboto Serif Light"/>
            <w:lang w:val="en-GB"/>
          </w:rPr>
          <w:delText xml:space="preserve">Our study highlights the critical role of large-scale soil biodiversity monitoring in understanding the spatial patterns of soil fauna. By integrating a multi-taxon, multi-trophic approach within the RMQS framework, we provide new insights into how soil organisms—from microfauna to meso- and macrofauna—respond to land uses and environmental gradients. </w:delText>
        </w:r>
      </w:del>
    </w:p>
    <w:p w14:paraId="5C7B8F5B" w14:textId="77777777" w:rsidR="00E94D77" w:rsidRDefault="00430C4D">
      <w:pPr>
        <w:spacing w:before="240" w:after="240" w:line="480" w:lineRule="auto"/>
        <w:jc w:val="both"/>
        <w:rPr>
          <w:ins w:id="437" w:author=" " w:date="2025-09-10T10:02:00Z"/>
          <w:rFonts w:ascii="Roboto Serif Light" w:eastAsia="Roboto Serif Light" w:hAnsi="Roboto Serif Light" w:cs="Roboto Serif Light"/>
          <w:lang w:val="en-GB"/>
        </w:rPr>
      </w:pPr>
      <w:ins w:id="438" w:author=" " w:date="2025-09-10T10:02:00Z">
        <w:r>
          <w:rPr>
            <w:rFonts w:ascii="Roboto Serif Light" w:eastAsia="Roboto Serif Light" w:hAnsi="Roboto Serif Light" w:cs="Roboto Serif Light"/>
            <w:lang w:val="en-GB"/>
          </w:rPr>
          <w:t>We tackled three aspects of soil fauna ecology. First, the grid design proved able to capture a wide range of nematode indicator values which helps refine how these indices are interpreted across land uses. Second, we found that both distance and environment matter for detritivore turnover, with dispersal being more limiting for isopods and diplopods than for springtails. Third, sexual size dimorphism in Carabidae differed between open and closed habitats, offering a first nationwide test of Rensch’s rule in soil invertebrates. Altogether, these results confirm that a systematic grid can serve a double purpose: testing ecological theory while strengthening soil bioindication.</w:t>
        </w:r>
      </w:ins>
    </w:p>
    <w:p w14:paraId="0B377CDD" w14:textId="77777777" w:rsidR="00E94D77" w:rsidRDefault="00430C4D">
      <w:pPr>
        <w:spacing w:before="240"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lastRenderedPageBreak/>
        <w:t>Looking forward, bridging fundamental ecological research with applied biomonitoring will improve our capacity to safeguard soil biodiversity and the ecosystem services it supports. The continued development of long-term monitoring efforts will be essential for detecting biodiversity trends and their links to ecosystem resilience. Expanding temporal coverage will allow us to distinguish natural fluctuations from long-term shifts caused by e.g. climate change, land-use intensification, and pollution. Incorporating functional and genomic approaches will further enhance our understanding of soil biodiversity’s contributions to key ecosystem processes, such as decomposition and nutrient cycling.</w:t>
      </w:r>
    </w:p>
    <w:p w14:paraId="6ABDE5DA" w14:textId="77777777" w:rsidR="00E94D77" w:rsidRDefault="00430C4D">
      <w:pPr>
        <w:spacing w:before="240" w:after="240" w:line="48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Ultimately, the integration of soil invertebrate indicators into policy frameworks, such as the project of EU Soil </w:t>
      </w:r>
      <w:del w:id="439" w:author=" " w:date="2025-09-10T10:09:00Z">
        <w:r>
          <w:rPr>
            <w:rFonts w:ascii="Roboto Serif Light" w:eastAsia="Roboto Serif Light" w:hAnsi="Roboto Serif Light" w:cs="Roboto Serif Light"/>
            <w:lang w:val="en-GB"/>
          </w:rPr>
          <w:delText>Health and Resilience Directive</w:delText>
        </w:r>
      </w:del>
      <w:ins w:id="440" w:author=" " w:date="2025-09-10T10:09:00Z">
        <w:r>
          <w:rPr>
            <w:rFonts w:ascii="Roboto Serif Light" w:eastAsia="Roboto Serif Light" w:hAnsi="Roboto Serif Light" w:cs="Roboto Serif Light"/>
            <w:lang w:val="en-GB"/>
          </w:rPr>
          <w:t>Monitoring L</w:t>
        </w:r>
      </w:ins>
      <w:ins w:id="441" w:author=" " w:date="2025-09-10T10:10:00Z">
        <w:r>
          <w:rPr>
            <w:rFonts w:ascii="Roboto Serif Light" w:eastAsia="Roboto Serif Light" w:hAnsi="Roboto Serif Light" w:cs="Roboto Serif Light"/>
            <w:lang w:val="en-GB"/>
          </w:rPr>
          <w:t>aw</w:t>
        </w:r>
      </w:ins>
      <w:r>
        <w:rPr>
          <w:rFonts w:ascii="Roboto Serif Light" w:eastAsia="Roboto Serif Light" w:hAnsi="Roboto Serif Light" w:cs="Roboto Serif Light"/>
          <w:lang w:val="en-GB"/>
        </w:rPr>
        <w:t xml:space="preserve">, will be crucial for ensuring sustainable land management and soil conservation efforts. By fostering interdisciplinary collaborations and open-access data sharing, RMQS-Biodiversity provides a scalable and adaptable model for monitoring soil biodiversity at national and European levels, contributing to a more comprehensive and policy-relevant assessment of soil </w:t>
      </w:r>
      <w:del w:id="442" w:author=" " w:date="2025-09-10T10:10:00Z">
        <w:r>
          <w:rPr>
            <w:rFonts w:ascii="Roboto Serif Light" w:eastAsia="Roboto Serif Light" w:hAnsi="Roboto Serif Light" w:cs="Roboto Serif Light"/>
            <w:lang w:val="en-GB"/>
          </w:rPr>
          <w:delText xml:space="preserve">health </w:delText>
        </w:r>
      </w:del>
      <w:r>
        <w:rPr>
          <w:rFonts w:ascii="Roboto Serif Light" w:eastAsia="Roboto Serif Light" w:hAnsi="Roboto Serif Light" w:cs="Roboto Serif Light"/>
          <w:lang w:val="en-GB"/>
        </w:rPr>
        <w:t>in the face of global change.</w:t>
      </w:r>
    </w:p>
    <w:p w14:paraId="1227C58C" w14:textId="77777777" w:rsidR="00E94D77" w:rsidRDefault="00E94D77">
      <w:pPr>
        <w:keepNext/>
        <w:keepLines/>
        <w:tabs>
          <w:tab w:val="center" w:pos="1203"/>
        </w:tabs>
        <w:spacing w:after="252" w:line="480" w:lineRule="auto"/>
        <w:ind w:left="-15"/>
        <w:jc w:val="both"/>
        <w:rPr>
          <w:rFonts w:ascii="Roboto Serif Light" w:eastAsia="Roboto Serif Light" w:hAnsi="Roboto Serif Light" w:cs="Roboto Serif Light"/>
          <w:lang w:val="en-GB"/>
        </w:rPr>
      </w:pPr>
    </w:p>
    <w:p w14:paraId="1AD24E2C" w14:textId="77777777" w:rsidR="00E94D77" w:rsidRDefault="00430C4D">
      <w:pPr>
        <w:keepNext/>
        <w:keepLines/>
        <w:tabs>
          <w:tab w:val="center" w:pos="1203"/>
        </w:tabs>
        <w:spacing w:after="252" w:line="480" w:lineRule="auto"/>
        <w:ind w:left="-15"/>
        <w:jc w:val="both"/>
        <w:rPr>
          <w:rFonts w:ascii="Roboto Serif" w:eastAsia="Roboto Serif" w:hAnsi="Roboto Serif" w:cs="Roboto Serif"/>
          <w:b/>
          <w:lang w:val="en-GB"/>
        </w:rPr>
      </w:pPr>
      <w:r>
        <w:rPr>
          <w:rFonts w:ascii="Roboto Serif" w:eastAsia="Roboto Serif" w:hAnsi="Roboto Serif" w:cs="Roboto Serif"/>
          <w:b/>
          <w:lang w:val="en-GB"/>
        </w:rPr>
        <w:t>Acknowledgments</w:t>
      </w:r>
    </w:p>
    <w:p w14:paraId="110DBE50" w14:textId="77777777" w:rsidR="00E94D77" w:rsidRDefault="00430C4D">
      <w:pPr>
        <w:keepNext/>
        <w:keepLines/>
        <w:tabs>
          <w:tab w:val="center" w:pos="1203"/>
        </w:tabs>
        <w:spacing w:after="252" w:line="480" w:lineRule="auto"/>
        <w:ind w:left="-15"/>
        <w:jc w:val="both"/>
        <w:rPr>
          <w:lang w:val="en-GB"/>
        </w:rPr>
      </w:pPr>
      <w:r>
        <w:rPr>
          <w:lang w:val="en-GB"/>
        </w:rPr>
        <w:t>We acknowledge Anne Jimenez, Robin Nieuviarts, Audrey Dedieu-Gros (ELISOL Environnement) for their help in nematode analyses, and Gaël Guégan, Titouan Laverdure, Lucas Le Callonec, Jan-Mickael Busnel, and Camillia De Feudis for their help with sampling.</w:t>
      </w:r>
    </w:p>
    <w:p w14:paraId="574AABBF" w14:textId="77777777" w:rsidR="00E94D77" w:rsidRDefault="00E94D77">
      <w:pPr>
        <w:keepNext/>
        <w:keepLines/>
        <w:tabs>
          <w:tab w:val="center" w:pos="1203"/>
        </w:tabs>
        <w:spacing w:after="252" w:line="480" w:lineRule="auto"/>
        <w:ind w:left="-15"/>
        <w:jc w:val="both"/>
        <w:rPr>
          <w:lang w:val="en-GB"/>
        </w:rPr>
      </w:pPr>
    </w:p>
    <w:p w14:paraId="66ABB06D" w14:textId="77777777" w:rsidR="00E94D77" w:rsidRDefault="00E94D77">
      <w:pPr>
        <w:keepNext/>
        <w:keepLines/>
        <w:tabs>
          <w:tab w:val="center" w:pos="1203"/>
        </w:tabs>
        <w:spacing w:after="252" w:line="480" w:lineRule="auto"/>
        <w:ind w:left="-15"/>
        <w:jc w:val="both"/>
        <w:rPr>
          <w:lang w:val="en-GB"/>
        </w:rPr>
      </w:pPr>
    </w:p>
    <w:p w14:paraId="639C30F8" w14:textId="77777777" w:rsidR="00E94D77" w:rsidRDefault="00E94D77">
      <w:pPr>
        <w:keepNext/>
        <w:keepLines/>
        <w:tabs>
          <w:tab w:val="center" w:pos="1203"/>
        </w:tabs>
        <w:spacing w:after="252" w:line="480" w:lineRule="auto"/>
        <w:ind w:left="-15"/>
        <w:jc w:val="both"/>
        <w:rPr>
          <w:lang w:val="en-GB"/>
        </w:rPr>
      </w:pPr>
    </w:p>
    <w:p w14:paraId="7A0F7F18" w14:textId="77777777" w:rsidR="00E94D77" w:rsidRDefault="00E94D77">
      <w:pPr>
        <w:keepNext/>
        <w:keepLines/>
        <w:tabs>
          <w:tab w:val="center" w:pos="1203"/>
        </w:tabs>
        <w:spacing w:after="252" w:line="480" w:lineRule="auto"/>
        <w:ind w:left="-15"/>
        <w:jc w:val="both"/>
        <w:rPr>
          <w:lang w:val="en-GB"/>
        </w:rPr>
      </w:pPr>
    </w:p>
    <w:p w14:paraId="3F8BB63A" w14:textId="77777777" w:rsidR="00E94D77" w:rsidRDefault="00E94D77">
      <w:pPr>
        <w:keepNext/>
        <w:keepLines/>
        <w:tabs>
          <w:tab w:val="center" w:pos="1203"/>
        </w:tabs>
        <w:spacing w:after="252" w:line="480" w:lineRule="auto"/>
        <w:ind w:left="-15"/>
        <w:jc w:val="both"/>
        <w:rPr>
          <w:rFonts w:ascii="Roboto Serif Light" w:eastAsia="Roboto Serif Light" w:hAnsi="Roboto Serif Light" w:cs="Roboto Serif Light"/>
          <w:lang w:val="en-GB"/>
        </w:rPr>
      </w:pPr>
    </w:p>
    <w:p w14:paraId="6DDAA84F" w14:textId="77777777" w:rsidR="00E94D77" w:rsidRDefault="00430C4D">
      <w:pPr>
        <w:tabs>
          <w:tab w:val="center" w:pos="1203"/>
        </w:tabs>
        <w:spacing w:before="240" w:after="40" w:line="480" w:lineRule="auto"/>
        <w:ind w:left="-15"/>
        <w:jc w:val="both"/>
        <w:rPr>
          <w:rFonts w:ascii="Roboto Serif" w:eastAsia="Roboto Serif" w:hAnsi="Roboto Serif" w:cs="Roboto Serif"/>
          <w:b/>
          <w:lang w:val="en-GB"/>
        </w:rPr>
      </w:pPr>
      <w:r>
        <w:rPr>
          <w:rFonts w:ascii="Roboto Serif" w:eastAsia="Roboto Serif" w:hAnsi="Roboto Serif" w:cs="Roboto Serif"/>
          <w:b/>
          <w:lang w:val="en-GB"/>
        </w:rPr>
        <w:t>Declaration of generative AI in scientific writing</w:t>
      </w:r>
    </w:p>
    <w:p w14:paraId="7877C559" w14:textId="77777777" w:rsidR="00E94D77" w:rsidRDefault="00430C4D">
      <w:pPr>
        <w:keepNext/>
        <w:keepLines/>
        <w:tabs>
          <w:tab w:val="center" w:pos="1203"/>
        </w:tabs>
        <w:spacing w:after="252" w:line="480" w:lineRule="auto"/>
        <w:ind w:left="-15"/>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We declare having used generative AI (editGPT) to improve the readability and language of the manuscript.</w:t>
      </w:r>
    </w:p>
    <w:p w14:paraId="25DAE1D7" w14:textId="77777777" w:rsidR="00E94D77" w:rsidRDefault="00430C4D">
      <w:pPr>
        <w:keepNext/>
        <w:keepLines/>
        <w:tabs>
          <w:tab w:val="center" w:pos="1203"/>
        </w:tabs>
        <w:spacing w:after="252" w:line="480" w:lineRule="auto"/>
        <w:ind w:left="-15"/>
        <w:jc w:val="both"/>
        <w:rPr>
          <w:rFonts w:ascii="Roboto Serif Light" w:eastAsia="Roboto Serif Light" w:hAnsi="Roboto Serif Light" w:cs="Roboto Serif Light"/>
          <w:lang w:val="en-GB"/>
        </w:rPr>
      </w:pPr>
      <w:r>
        <w:rPr>
          <w:lang w:val="en-GB"/>
        </w:rPr>
        <w:br w:type="page" w:clear="all"/>
      </w:r>
    </w:p>
    <w:p w14:paraId="5916CE58" w14:textId="77777777" w:rsidR="00E94D77" w:rsidRDefault="00430C4D">
      <w:pPr>
        <w:keepNext/>
        <w:keepLines/>
        <w:tabs>
          <w:tab w:val="center" w:pos="1203"/>
        </w:tabs>
        <w:spacing w:after="252" w:line="480" w:lineRule="auto"/>
        <w:ind w:left="-15"/>
        <w:jc w:val="both"/>
        <w:rPr>
          <w:rFonts w:ascii="Roboto Serif" w:eastAsia="Roboto Serif" w:hAnsi="Roboto Serif" w:cs="Roboto Serif"/>
          <w:b/>
          <w:lang w:val="en-GB"/>
        </w:rPr>
      </w:pPr>
      <w:r>
        <w:rPr>
          <w:rFonts w:ascii="Roboto Serif" w:eastAsia="Roboto Serif" w:hAnsi="Roboto Serif" w:cs="Roboto Serif"/>
          <w:b/>
          <w:lang w:val="en-GB"/>
        </w:rPr>
        <w:lastRenderedPageBreak/>
        <w:t>References</w:t>
      </w:r>
    </w:p>
    <w:p w14:paraId="5AF6EC9F"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43" w:author=" " w:date="2025-09-10T08:50:00Z">
            <w:rPr/>
          </w:rPrChange>
        </w:rPr>
        <w:instrText xml:space="preserve"> HYPERLINK "https://www.zotero.org/google-docs/?AUWveN" \h </w:instrText>
      </w:r>
      <w:r>
        <w:fldChar w:fldCharType="separate"/>
      </w:r>
      <w:r>
        <w:rPr>
          <w:lang w:val="en-GB"/>
        </w:rPr>
        <w:t>Abouheif, E., Fairbairn, D.J., 1997. A Comparative Analysis of Allometry for Sexual Size Dimorphism: Assessing Rensch’s Rule. The American Naturalist 149, 540–562. https://doi.org/10.1086/286004</w:t>
      </w:r>
      <w:r>
        <w:rPr>
          <w:lang w:val="en-GB"/>
        </w:rPr>
        <w:fldChar w:fldCharType="end"/>
      </w:r>
    </w:p>
    <w:p w14:paraId="4DE063C1" w14:textId="77777777" w:rsidR="00E94D77" w:rsidRPr="00430C4D"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fr-FR"/>
          <w:rPrChange w:id="444" w:author="Mickael HEDDE" w:date="2025-09-11T20:55:00Z">
            <w:rPr>
              <w:rFonts w:ascii="Roboto Serif Light" w:eastAsia="Roboto Serif Light" w:hAnsi="Roboto Serif Light" w:cs="Roboto Serif Light"/>
            </w:rPr>
          </w:rPrChange>
        </w:rPr>
      </w:pPr>
      <w:r>
        <w:fldChar w:fldCharType="begin"/>
      </w:r>
      <w:r>
        <w:rPr>
          <w:lang w:val="en-GB"/>
          <w:rPrChange w:id="445" w:author=" " w:date="2025-09-10T08:50:00Z">
            <w:rPr/>
          </w:rPrChange>
        </w:rPr>
        <w:instrText xml:space="preserve"> HYPERLINK "https://www.zotero.org/google-docs/?AUWveN" \h </w:instrText>
      </w:r>
      <w:r>
        <w:fldChar w:fldCharType="separate"/>
      </w:r>
      <w:r>
        <w:rPr>
          <w:lang w:val="en-GB"/>
        </w:rPr>
        <w:t xml:space="preserve">Addo-Bediako, A., Chown, S.L., Gaston, K.J., 2000. Thermal tolerance, climatic variability and latitude. Proc. R. Soc. Lond. </w:t>
      </w:r>
      <w:r w:rsidRPr="00430C4D">
        <w:rPr>
          <w:lang w:val="fr-FR"/>
          <w:rPrChange w:id="446" w:author="Mickael HEDDE" w:date="2025-09-11T20:55:00Z">
            <w:rPr/>
          </w:rPrChange>
        </w:rPr>
        <w:t>B 267, 739–745. https://doi.org/10.1098/rspb.2000.1065</w:t>
      </w:r>
      <w:r>
        <w:fldChar w:fldCharType="end"/>
      </w:r>
    </w:p>
    <w:p w14:paraId="345FD4B5"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hyperlink r:id="rId10" w:tooltip="https://www.zotero.org/google-docs/?AUWveN" w:history="1">
        <w:r w:rsidR="00430C4D">
          <w:t>André, M., 1946. Halacariens marins. Lechevalier, Paris, Faune de France 46.</w:t>
        </w:r>
      </w:hyperlink>
    </w:p>
    <w:p w14:paraId="5B6FE551"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47" w:author=" " w:date="2025-09-10T08:50:00Z">
            <w:rPr/>
          </w:rPrChange>
        </w:rPr>
        <w:instrText xml:space="preserve"> HYPERLINK "https://www.zotero.org/google-docs/?AUWveN" \h </w:instrText>
      </w:r>
      <w:r>
        <w:fldChar w:fldCharType="separate"/>
      </w:r>
      <w:r>
        <w:rPr>
          <w:lang w:val="en-GB"/>
        </w:rPr>
        <w:t>Angst, G., Potapov, A., Joly, F.-X., Angst, Š., Frouz, J., Ganault, P., Eisenhauer, N., 2024. Conceptualizing soil fauna effects on labile and stabilized soil organic matter. Nat Commun 15, 5005. https://doi.org/10.1038/s41467-024-49240-x</w:t>
      </w:r>
      <w:r>
        <w:rPr>
          <w:lang w:val="en-GB"/>
        </w:rPr>
        <w:fldChar w:fldCharType="end"/>
      </w:r>
    </w:p>
    <w:p w14:paraId="6EBD2BCA"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48" w:author=" " w:date="2025-09-10T08:50:00Z">
            <w:rPr/>
          </w:rPrChange>
        </w:rPr>
        <w:instrText xml:space="preserve"> HYPERLINK "https://www.zotero.org/google-docs/?AUWveN" \h </w:instrText>
      </w:r>
      <w:r>
        <w:fldChar w:fldCharType="separate"/>
      </w:r>
      <w:r>
        <w:rPr>
          <w:lang w:val="en-GB"/>
        </w:rPr>
        <w:t>Anthony, M.A., Bender, S.F., van der Heijden, M.G.A., 2023. Enumerating soil biodiversity. Proceedings of the National Academy of Sciences 120, e2304663120. https://doi.org/10.1073/pnas.2304663120</w:t>
      </w:r>
      <w:r>
        <w:rPr>
          <w:lang w:val="en-GB"/>
        </w:rPr>
        <w:fldChar w:fldCharType="end"/>
      </w:r>
    </w:p>
    <w:p w14:paraId="6A45DCA4"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hyperlink r:id="rId11" w:tooltip="https://www.zotero.org/google-docs/?AUWveN" w:history="1">
        <w:r w:rsidR="00430C4D">
          <w:t xml:space="preserve">Arias-Navarro, C., Baritz, R., Jones, A., 2024. </w:t>
        </w:r>
        <w:r w:rsidR="00430C4D">
          <w:rPr>
            <w:lang w:val="en-GB"/>
          </w:rPr>
          <w:t>The state of soils in Europe :Fully evidenced, spatially organised assessment of the pressures driving soil degradation. &lt;bound method Organization.get_name_with_acronym of &lt;Organization: European Union&gt;&gt;.</w:t>
        </w:r>
      </w:hyperlink>
    </w:p>
    <w:p w14:paraId="152E6DF3"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hyperlink r:id="rId12" w:tooltip="https://www.zotero.org/google-docs/?AUWveN" w:history="1">
        <w:r w:rsidR="00430C4D">
          <w:t>Arrouays, D., Jolivet, C., Boulonne, L., Bodineau, G., Ratié, C., Saby, N., Grolleau, E., 2003. Le Réseau de Mesures de la Qualité des Sols de France (RMQS). Étude et Gestion des Sols 10, 241.</w:t>
        </w:r>
      </w:hyperlink>
    </w:p>
    <w:p w14:paraId="313CCC1C"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hyperlink r:id="rId13" w:tooltip="https://www.zotero.org/google-docs/?AUWveN" w:history="1">
        <w:r w:rsidR="00430C4D">
          <w:t xml:space="preserve">Beaumelle, L., Thouvenot, L., Hines, J., Jochum, M., Eisenhauer, N., Phillips, H.R.P., 2021. </w:t>
        </w:r>
        <w:r w:rsidR="00430C4D">
          <w:rPr>
            <w:lang w:val="en-GB"/>
          </w:rPr>
          <w:t xml:space="preserve">Soil fauna diversity and chemical stressors: a review of knowledge gaps and roadmap for future research. </w:t>
        </w:r>
        <w:r w:rsidR="00430C4D">
          <w:t>Ecography 44, 845–859. https://doi.org/10.1111/ecog.05627</w:t>
        </w:r>
      </w:hyperlink>
    </w:p>
    <w:p w14:paraId="046F16EE"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hyperlink r:id="rId14" w:tooltip="https://www.zotero.org/google-docs/?AUWveN" w:history="1">
        <w:r w:rsidR="00430C4D">
          <w:t xml:space="preserve">Bispo, A., Arrouays, D., Saby, N., Boulonne, L., Fantappiè, M., 2021. </w:t>
        </w:r>
        <w:r w:rsidR="00430C4D">
          <w:rPr>
            <w:lang w:val="en-GB"/>
          </w:rPr>
          <w:t>Bispo, A., Arrouays, D., Saby, N., Boulonne, L., &amp; Fantappiè M. Proposal of methodological development for the LUCAS programme in accordance with national monitoring programmes. (Deliverable 6.3). EJP SOIL.</w:t>
        </w:r>
      </w:hyperlink>
    </w:p>
    <w:p w14:paraId="34CF6A40"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49" w:author=" " w:date="2025-09-10T08:50:00Z">
            <w:rPr/>
          </w:rPrChange>
        </w:rPr>
        <w:instrText xml:space="preserve"> HYPERLINK "https://www.zotero.org/google-docs/?AUWveN" \h </w:instrText>
      </w:r>
      <w:r>
        <w:fldChar w:fldCharType="separate"/>
      </w:r>
      <w:r>
        <w:rPr>
          <w:lang w:val="en-GB"/>
        </w:rPr>
        <w:t>Bispo, A., Cluzeau, D., Creamer, R., Dombos, M., Graefe, U., Krogh, Ph., Sousa, Jp., Peres, G., Rutgers, M., Winding, A., Römbke, J., 2009. Indicators for Monitoring Soil Biodiversity. Integr Environ Assess Manag 5, 717. https://doi.org/10.1897/IEAM-2009-064.1</w:t>
      </w:r>
      <w:r>
        <w:rPr>
          <w:lang w:val="en-GB"/>
        </w:rPr>
        <w:fldChar w:fldCharType="end"/>
      </w:r>
    </w:p>
    <w:p w14:paraId="142BDF29"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r>
        <w:fldChar w:fldCharType="begin"/>
      </w:r>
      <w:r>
        <w:rPr>
          <w:lang w:val="en-GB"/>
          <w:rPrChange w:id="450" w:author=" " w:date="2025-09-10T08:50:00Z">
            <w:rPr/>
          </w:rPrChange>
        </w:rPr>
        <w:instrText xml:space="preserve"> HYPERLINK "https://www.zotero.org/google-docs/?AUWveN" \h </w:instrText>
      </w:r>
      <w:r>
        <w:fldChar w:fldCharType="separate"/>
      </w:r>
      <w:r>
        <w:rPr>
          <w:lang w:val="en-GB"/>
        </w:rPr>
        <w:t xml:space="preserve">Blatrix, R., Galkowski, C., Lebas, C., Wegnez, P., 2013. </w:t>
      </w:r>
      <w:r>
        <w:t>Fourmis de France. Delachaux et Niestlé.</w:t>
      </w:r>
      <w:r>
        <w:fldChar w:fldCharType="end"/>
      </w:r>
    </w:p>
    <w:p w14:paraId="721CED6D"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hyperlink r:id="rId15" w:tooltip="https://www.zotero.org/google-docs/?AUWveN" w:history="1">
        <w:r w:rsidR="00430C4D">
          <w:t xml:space="preserve">Bogyó, D., Magura, T., Simon, E., Tóthmérész, B., 2015. </w:t>
        </w:r>
        <w:r w:rsidR="00430C4D">
          <w:rPr>
            <w:lang w:val="en-GB"/>
          </w:rPr>
          <w:t>Millipede (Diplopoda) assemblages alter drastically by urbanisation. Landscape and Urban Planning 133, 118–126. https://doi.org/10.1016/j.landurbplan.2014.09.014</w:t>
        </w:r>
      </w:hyperlink>
    </w:p>
    <w:p w14:paraId="5ACD5E04"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51" w:author=" " w:date="2025-09-10T08:50:00Z">
            <w:rPr/>
          </w:rPrChange>
        </w:rPr>
        <w:instrText xml:space="preserve"> HYPERLINK "https://www.zotero.org/google-docs/?AUWveN" \h </w:instrText>
      </w:r>
      <w:r>
        <w:fldChar w:fldCharType="separate"/>
      </w:r>
      <w:r>
        <w:rPr>
          <w:lang w:val="en-GB"/>
        </w:rPr>
        <w:t>Bolar, K., 2019. stat: Interactive document for working with basic statistical analysis. https://doi.org/10.32614/CRAN.package.STAT</w:t>
      </w:r>
      <w:r>
        <w:rPr>
          <w:lang w:val="en-GB"/>
        </w:rPr>
        <w:fldChar w:fldCharType="end"/>
      </w:r>
    </w:p>
    <w:p w14:paraId="139C9D31"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52" w:author=" " w:date="2025-09-10T08:50:00Z">
            <w:rPr/>
          </w:rPrChange>
        </w:rPr>
        <w:instrText xml:space="preserve"> HYPERLINK "https://www.zotero.org/google-docs/?AUWveN" \h </w:instrText>
      </w:r>
      <w:r>
        <w:fldChar w:fldCharType="separate"/>
      </w:r>
      <w:r>
        <w:rPr>
          <w:lang w:val="en-GB"/>
        </w:rPr>
        <w:t>Bonfanti, J., Potapov, A.M., Angst, G., Ganault, P., Briones, M.J.I., Calderón-Sanou, I., Chen, T.-W., Conti, E., Degrune, F., Eisenhauer, N., Ferlian, O., Hackenberger, D., Hauer, A., Hedde, M., Hohberg, K., Krogh, P.H., Mulder, C., Perez-Roig, C., Russell, D., Shelef, O., Zhou, Z., Zuev, A.G., Berg, M.P., 2025. Linking effect traits of soil fauna to processes of organic matter transformation. Functional Ecology 39, 446–461. https://doi.org/10.1111/1365-2435.14720</w:t>
      </w:r>
      <w:r>
        <w:rPr>
          <w:lang w:val="en-GB"/>
        </w:rPr>
        <w:fldChar w:fldCharType="end"/>
      </w:r>
    </w:p>
    <w:p w14:paraId="7A471D31"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r>
        <w:fldChar w:fldCharType="begin"/>
      </w:r>
      <w:r>
        <w:rPr>
          <w:lang w:val="en-GB"/>
          <w:rPrChange w:id="453" w:author=" " w:date="2025-09-10T08:50:00Z">
            <w:rPr/>
          </w:rPrChange>
        </w:rPr>
        <w:instrText xml:space="preserve"> HYPERLINK "https://www.zotero.org/google-docs/?AUWveN" \h </w:instrText>
      </w:r>
      <w:r>
        <w:fldChar w:fldCharType="separate"/>
      </w:r>
      <w:r>
        <w:rPr>
          <w:lang w:val="en-GB"/>
        </w:rPr>
        <w:t xml:space="preserve">Bongers, T., 1994. De nematoden van Nederland, K.N.NV. ed. </w:t>
      </w:r>
      <w:r>
        <w:t>Utrecht.</w:t>
      </w:r>
      <w:r>
        <w:fldChar w:fldCharType="end"/>
      </w:r>
    </w:p>
    <w:p w14:paraId="1537CA14"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hyperlink r:id="rId16" w:tooltip="https://www.zotero.org/google-docs/?AUWveN" w:history="1">
        <w:r w:rsidR="00430C4D">
          <w:t>Bouché, M., 1972a. Lombriciens de France. Ecologie et Systématique, I.N.R.A. ed, Ann Zool Ecol Anim.</w:t>
        </w:r>
      </w:hyperlink>
    </w:p>
    <w:p w14:paraId="18501CB0"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hyperlink r:id="rId17" w:tooltip="https://www.zotero.org/google-docs/?AUWveN" w:history="1">
        <w:r w:rsidR="00430C4D">
          <w:t>Bouché, M., 1972b. Lombriciens de France. Ecologie et systématique., INRA Editions. ed, Annales de Zoologie.</w:t>
        </w:r>
      </w:hyperlink>
    </w:p>
    <w:p w14:paraId="546940FC"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hyperlink r:id="rId18" w:tooltip="https://www.zotero.org/google-docs/?AUWveN" w:history="1">
        <w:r w:rsidR="00430C4D">
          <w:t xml:space="preserve">Bretfeld, G., 1999. </w:t>
        </w:r>
        <w:r w:rsidR="00430C4D">
          <w:rPr>
            <w:lang w:val="en-GB"/>
          </w:rPr>
          <w:t>Synopses on Palearctic Collembola, Senckenberg Museum of Natural History. ed, Synopses on Palaearctic Collembola. Görlitz.</w:t>
        </w:r>
      </w:hyperlink>
    </w:p>
    <w:p w14:paraId="64EEF476"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54" w:author=" " w:date="2025-09-10T08:50:00Z">
            <w:rPr/>
          </w:rPrChange>
        </w:rPr>
        <w:instrText xml:space="preserve"> HYPERLINK "https://www.zotero.org/google-docs/?AUWveN" \h </w:instrText>
      </w:r>
      <w:r>
        <w:fldChar w:fldCharType="separate"/>
      </w:r>
      <w:r>
        <w:rPr>
          <w:lang w:val="en-GB"/>
        </w:rPr>
        <w:t xml:space="preserve">Briones, M.J.I., 2014. Soil fauna and soil functions: a jigsaw puzzle. Frontiers in </w:t>
      </w:r>
      <w:r>
        <w:rPr>
          <w:lang w:val="en-GB"/>
        </w:rPr>
        <w:lastRenderedPageBreak/>
        <w:t>Environmental Science 2.</w:t>
      </w:r>
      <w:r>
        <w:rPr>
          <w:lang w:val="en-GB"/>
        </w:rPr>
        <w:fldChar w:fldCharType="end"/>
      </w:r>
    </w:p>
    <w:p w14:paraId="3E2548CE"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55" w:author=" " w:date="2025-09-10T08:50:00Z">
            <w:rPr/>
          </w:rPrChange>
        </w:rPr>
        <w:instrText xml:space="preserve"> HYPERLINK "https://www.zotero.org/google-docs/?AUWveN" \h </w:instrText>
      </w:r>
      <w:r>
        <w:fldChar w:fldCharType="separate"/>
      </w:r>
      <w:r>
        <w:rPr>
          <w:lang w:val="en-GB"/>
        </w:rPr>
        <w:t>Calderón-Sanou, I., Ohlmann, M., Münkemüller, T., Zinger, L., Hedde, M., Lionnet, C., Martinez-Almoyna, C., Saillard, A., Renaud, J., Le Guillarme, N., Gielly, L., Consortium, O., Thuiller, W., 2024. Mountain soil multitrophic networks shaped by the interplay between habitat and pedoclimatic conditions. Soil Biology and Biochemistry 190, 109282. https://doi.org/10.1016/j.soilbio.2023.109282</w:t>
      </w:r>
      <w:r>
        <w:rPr>
          <w:lang w:val="en-GB"/>
        </w:rPr>
        <w:fldChar w:fldCharType="end"/>
      </w:r>
    </w:p>
    <w:p w14:paraId="3766DCEE"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56" w:author=" " w:date="2025-09-10T08:50:00Z">
            <w:rPr/>
          </w:rPrChange>
        </w:rPr>
        <w:instrText xml:space="preserve"> HYPERLINK "https://www.zotero.org/google-docs/?AUWveN" \h </w:instrText>
      </w:r>
      <w:r>
        <w:fldChar w:fldCharType="separate"/>
      </w:r>
      <w:r>
        <w:rPr>
          <w:lang w:val="en-GB"/>
        </w:rPr>
        <w:t>Calderón-sanou, I., Zinger, L., Hedde, M., Martinez-almoyna, C., Saillard, A., Renaud, J., Gielly, L., Khedim, N., Lionnet, C., Ohlmann, M., Consortium, O., Münkemüller, T., Thuiller, W., 2022. Energy and physiological tolerance explain multi-trophic soil diversity in temperate mountains. Diversity and Distributions 28, 2549–2564. https://doi.org/10.1111/ddi.13529</w:t>
      </w:r>
      <w:r>
        <w:rPr>
          <w:lang w:val="en-GB"/>
        </w:rPr>
        <w:fldChar w:fldCharType="end"/>
      </w:r>
    </w:p>
    <w:p w14:paraId="003664FD"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57" w:author=" " w:date="2025-09-10T08:50:00Z">
            <w:rPr/>
          </w:rPrChange>
        </w:rPr>
        <w:instrText xml:space="preserve"> HYPERLINK "https://www.zotero.org/google-docs/?AUWveN" \h </w:instrText>
      </w:r>
      <w:r>
        <w:fldChar w:fldCharType="separate"/>
      </w:r>
      <w:r>
        <w:rPr>
          <w:lang w:val="en-GB"/>
        </w:rPr>
        <w:t>Callaghan, C.T., Nakagawa, S., Cornwell, W.K., 2021. Global abundance estimates for 9,700 bird species. Proc. Natl. Acad. Sci. U.S.A. 118, e2023170118. https://doi.org/10.1073/pnas.2023170118</w:t>
      </w:r>
      <w:r>
        <w:rPr>
          <w:lang w:val="en-GB"/>
        </w:rPr>
        <w:fldChar w:fldCharType="end"/>
      </w:r>
    </w:p>
    <w:p w14:paraId="41CCFF2C"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hyperlink r:id="rId19" w:tooltip="https://www.zotero.org/google-docs/?AUWveN" w:history="1">
        <w:r w:rsidR="00430C4D">
          <w:t xml:space="preserve">Cluzeau, D., Guernion, M., Chaussod, R., Martin-Laurent, F., Villenave, C., Cortet, J., Ruiz-Camacho, N., Pernin, C., Mateille, T., Philippot, L., Bellido, A., Rougé, L., Arrouays, D., Bispo, A., Pérès, G., 2012. </w:t>
        </w:r>
        <w:r w:rsidR="00430C4D">
          <w:rPr>
            <w:lang w:val="en-GB"/>
          </w:rPr>
          <w:t>Integration of biodiversity in soil quality monitoring: Baselines for microbial and soil fauna parameters for different land-use types. European Journal of Soil Biology, Bioindication in Soil Ecosystems 49, 63–72. https://doi.org/10.1016/j.ejsobi.2011.11.003</w:t>
        </w:r>
      </w:hyperlink>
    </w:p>
    <w:p w14:paraId="70661CD7"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r>
        <w:fldChar w:fldCharType="begin"/>
      </w:r>
      <w:r>
        <w:rPr>
          <w:lang w:val="en-GB"/>
          <w:rPrChange w:id="458" w:author=" " w:date="2025-09-10T08:50:00Z">
            <w:rPr/>
          </w:rPrChange>
        </w:rPr>
        <w:instrText xml:space="preserve"> HYPERLINK "https://www.zotero.org/google-docs/?AUWveN" \h </w:instrText>
      </w:r>
      <w:r>
        <w:fldChar w:fldCharType="separate"/>
      </w:r>
      <w:r>
        <w:rPr>
          <w:lang w:val="en-GB"/>
        </w:rPr>
        <w:t xml:space="preserve">Cottin, A., Dequiedt, S., Djemiel, C., Prévost-Bouré, N.C., Tripied, J., Lelièvre, M., Terreau, L., Régnier, T., Karimi, B., Jolivet, C., Bispo, A., Saby, N., Maron, P.-A., Ranjard, L., Terrat, S., 2025. Harmonized Datasets of microbiological parameters from a French national-scale soil monitoring survey. </w:t>
      </w:r>
      <w:r>
        <w:t>Sci Data 12, 34. https://doi.org/10.1038/s41597-024-04318-5</w:t>
      </w:r>
      <w:r>
        <w:fldChar w:fldCharType="end"/>
      </w:r>
    </w:p>
    <w:p w14:paraId="186D54E0"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hyperlink r:id="rId20" w:tooltip="https://www.zotero.org/google-docs/?AUWveN" w:history="1">
        <w:r w:rsidR="00430C4D">
          <w:t>Coulon, J., Pupier, R., Queinnec, E., Ollivier, E., Richoux, P., 2011. Coléoptères Carabiques-Compléments et mise à jour, Faune de France. Fédération française des sociétés de sciences naturelles, Paris, France.</w:t>
        </w:r>
      </w:hyperlink>
    </w:p>
    <w:p w14:paraId="355DD717"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hyperlink r:id="rId21" w:tooltip="https://www.zotero.org/google-docs/?AUWveN" w:history="1">
        <w:r w:rsidR="00430C4D">
          <w:t xml:space="preserve">David, J.-F., 2015. </w:t>
        </w:r>
        <w:r w:rsidR="00430C4D">
          <w:rPr>
            <w:lang w:val="en-GB"/>
          </w:rPr>
          <w:t>Diplopoda — ecology, in: Minelli, A. (Ed.), Treatise on Zoology - Anatomy, Taxonomy, Biology. The Myriapoda, Volume 2. BRILL, pp. 303–327. https://doi.org/10.1163/9789004188273_013</w:t>
        </w:r>
      </w:hyperlink>
    </w:p>
    <w:p w14:paraId="6C114C4B"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r>
        <w:fldChar w:fldCharType="begin"/>
      </w:r>
      <w:r>
        <w:rPr>
          <w:lang w:val="en-GB"/>
          <w:rPrChange w:id="459" w:author=" " w:date="2025-09-10T08:50:00Z">
            <w:rPr/>
          </w:rPrChange>
        </w:rPr>
        <w:instrText xml:space="preserve"> HYPERLINK "https://www.zotero.org/google-docs/?AUWveN" \h </w:instrText>
      </w:r>
      <w:r>
        <w:fldChar w:fldCharType="separate"/>
      </w:r>
      <w:r>
        <w:rPr>
          <w:lang w:val="en-GB"/>
        </w:rPr>
        <w:t xml:space="preserve">David, J.-F., Handa, I.T., 2010. The ecology of saprophagous macroarthropods (millipedes, woodlice) in the context of global change. </w:t>
      </w:r>
      <w:r>
        <w:t>Biol Rev Camb Philos Soc 85, 881–895. https://doi.org/10.1111/j.1469-185X.2010.00138.x</w:t>
      </w:r>
      <w:r>
        <w:fldChar w:fldCharType="end"/>
      </w:r>
    </w:p>
    <w:p w14:paraId="6EA8C943"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hyperlink r:id="rId22" w:tooltip="https://www.zotero.org/google-docs/?AUWveN" w:history="1">
        <w:r w:rsidR="00430C4D">
          <w:t>Demange, J.-M., 1981. Les Mille-Pattes : Myriapodes.</w:t>
        </w:r>
      </w:hyperlink>
    </w:p>
    <w:p w14:paraId="5C3DFE75"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60" w:author=" " w:date="2025-09-10T08:50:00Z">
            <w:rPr/>
          </w:rPrChange>
        </w:rPr>
        <w:instrText xml:space="preserve"> HYPERLINK "https://www.zotero.org/google-docs/?AUWveN" \h </w:instrText>
      </w:r>
      <w:r>
        <w:fldChar w:fldCharType="separate"/>
      </w:r>
      <w:r>
        <w:rPr>
          <w:lang w:val="en-GB"/>
        </w:rPr>
        <w:t>Diniz-Filho, J.A.F., 2023. The Macroecological Perspective, in: Diniz-Filho, J.A.F. (Ed.), The Macroecological Perspective: Theories, Models and Methods. Springer International Publishing, Cham, pp. 1–13. https://doi.org/10.1007/978-3-031-44611-5_1</w:t>
      </w:r>
      <w:r>
        <w:rPr>
          <w:lang w:val="en-GB"/>
        </w:rPr>
        <w:fldChar w:fldCharType="end"/>
      </w:r>
    </w:p>
    <w:p w14:paraId="5157B6BA"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61" w:author=" " w:date="2025-09-10T08:50:00Z">
            <w:rPr/>
          </w:rPrChange>
        </w:rPr>
        <w:instrText xml:space="preserve"> HYPERLINK "https://www.zotero.org/google-docs/?AUWveN" \h </w:instrText>
      </w:r>
      <w:r>
        <w:fldChar w:fldCharType="separate"/>
      </w:r>
      <w:r>
        <w:rPr>
          <w:lang w:val="en-GB"/>
        </w:rPr>
        <w:t>Du Preez, G., Daneel, M., De Goede, R., Du Toit, M.J., Ferris, H., Fourie, H., Geisen, S., Kakouli-Duarte, T., Korthals, G., Sánchez-Moreno, S., Schmidt, J.H., 2022. Nematode-based indices in soil ecology: Application, utility, and future directions. Soil Biology and Biochemistry 169, 108640. https://doi.org/10.1016/j.soilbio.2022.108640</w:t>
      </w:r>
      <w:r>
        <w:rPr>
          <w:lang w:val="en-GB"/>
        </w:rPr>
        <w:fldChar w:fldCharType="end"/>
      </w:r>
    </w:p>
    <w:p w14:paraId="2D09F0D0"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62" w:author=" " w:date="2025-09-10T08:50:00Z">
            <w:rPr/>
          </w:rPrChange>
        </w:rPr>
        <w:instrText xml:space="preserve"> HYPERLINK "https://www.zotero.org/google-docs/?AUWveN" \h </w:instrText>
      </w:r>
      <w:r>
        <w:fldChar w:fldCharType="separate"/>
      </w:r>
      <w:r>
        <w:rPr>
          <w:lang w:val="en-GB"/>
        </w:rPr>
        <w:t>Dunger, W., Schlitt, B., 2011. Synopses on Palearctic Collembola. Senckenberg Museum of Natural History, Görlitz.</w:t>
      </w:r>
      <w:r>
        <w:rPr>
          <w:lang w:val="en-GB"/>
        </w:rPr>
        <w:fldChar w:fldCharType="end"/>
      </w:r>
    </w:p>
    <w:p w14:paraId="71681CF9"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63" w:author=" " w:date="2025-09-10T08:50:00Z">
            <w:rPr/>
          </w:rPrChange>
        </w:rPr>
        <w:instrText xml:space="preserve"> HYPERLINK "https://www.zotero.org/google-docs/?AUWveN" \h </w:instrText>
      </w:r>
      <w:r>
        <w:fldChar w:fldCharType="separate"/>
      </w:r>
      <w:r>
        <w:rPr>
          <w:lang w:val="en-GB"/>
        </w:rPr>
        <w:t>European Commission, 2023. Proposal for a directive of the European parliamentand of the council on Soil Monitoring and Resilience (Soil Monitoring Law). European Commission, Belgium.</w:t>
      </w:r>
      <w:r>
        <w:rPr>
          <w:lang w:val="en-GB"/>
        </w:rPr>
        <w:fldChar w:fldCharType="end"/>
      </w:r>
    </w:p>
    <w:p w14:paraId="422C6C40"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64" w:author=" " w:date="2025-09-10T08:50:00Z">
            <w:rPr/>
          </w:rPrChange>
        </w:rPr>
        <w:instrText xml:space="preserve"> HYPERLINK "https://www.zotero.org/google-docs/?AUWveN" \h </w:instrText>
      </w:r>
      <w:r>
        <w:fldChar w:fldCharType="separate"/>
      </w:r>
      <w:r>
        <w:rPr>
          <w:lang w:val="en-GB"/>
        </w:rPr>
        <w:t>Fairbairn, D.J., Blanckenhorn, W.U., Székely, T., 2007. Sex, Size and Gender Roles: Evolutionary Studies of Sexual Size Dimorphism. OUP Oxford.</w:t>
      </w:r>
      <w:r>
        <w:rPr>
          <w:lang w:val="en-GB"/>
        </w:rPr>
        <w:fldChar w:fldCharType="end"/>
      </w:r>
    </w:p>
    <w:p w14:paraId="3D41AD64"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65" w:author=" " w:date="2025-09-10T08:50:00Z">
            <w:rPr/>
          </w:rPrChange>
        </w:rPr>
        <w:instrText xml:space="preserve"> HYPERLINK "https://www.zotero.org/google-docs/?AUWveN" \h </w:instrText>
      </w:r>
      <w:r>
        <w:fldChar w:fldCharType="separate"/>
      </w:r>
      <w:r>
        <w:rPr>
          <w:lang w:val="en-GB"/>
        </w:rPr>
        <w:t>FAO, ITPS, GSBI, SCBD, EC, 2020. State of knowledge of soil biodiversity - Status, challenges and potentialities. FAO, Rome.</w:t>
      </w:r>
      <w:r>
        <w:rPr>
          <w:lang w:val="en-GB"/>
        </w:rPr>
        <w:fldChar w:fldCharType="end"/>
      </w:r>
    </w:p>
    <w:p w14:paraId="1BA59C83"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66" w:author=" " w:date="2025-09-10T08:50:00Z">
            <w:rPr/>
          </w:rPrChange>
        </w:rPr>
        <w:instrText xml:space="preserve"> HYPERLINK "https://www.zotero.org/google-docs/?AUWveN" \h </w:instrText>
      </w:r>
      <w:r>
        <w:fldChar w:fldCharType="separate"/>
      </w:r>
      <w:r>
        <w:rPr>
          <w:lang w:val="en-GB"/>
        </w:rPr>
        <w:t>Ferrier, S., Manion, G., Elith, J., Richardson, K., 2007. Using generalized dissimilarity modelling to analyse and predict patterns of beta diversity in regional biodiversity assessment. Diversity and Distributions 13, 252–264. https://doi.org/10.1111/j.1472-4642.2007.00341.x</w:t>
      </w:r>
      <w:r>
        <w:rPr>
          <w:lang w:val="en-GB"/>
        </w:rPr>
        <w:fldChar w:fldCharType="end"/>
      </w:r>
    </w:p>
    <w:p w14:paraId="3B72167F"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lastRenderedPageBreak/>
        <w:fldChar w:fldCharType="begin"/>
      </w:r>
      <w:r>
        <w:rPr>
          <w:lang w:val="en-GB"/>
          <w:rPrChange w:id="467" w:author=" " w:date="2025-09-10T08:50:00Z">
            <w:rPr/>
          </w:rPrChange>
        </w:rPr>
        <w:instrText xml:space="preserve"> HYPERLINK "https://www.zotero.org/google-docs/?AUWveN" \h </w:instrText>
      </w:r>
      <w:r>
        <w:fldChar w:fldCharType="separate"/>
      </w:r>
      <w:r>
        <w:rPr>
          <w:lang w:val="en-GB"/>
        </w:rPr>
        <w:t>Ferris, H., Bongers, T., de Goede, R.G.M., 2001. A framework for soil food web diagnostics: extension of the nematode faunal analysis concept. Applied Soil Ecology 18, 13–29. https://doi.org/10.1016/S0929-1393(01)00152-4</w:t>
      </w:r>
      <w:r>
        <w:rPr>
          <w:lang w:val="en-GB"/>
        </w:rPr>
        <w:fldChar w:fldCharType="end"/>
      </w:r>
    </w:p>
    <w:p w14:paraId="22D5D5DD"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68" w:author=" " w:date="2025-09-10T08:50:00Z">
            <w:rPr/>
          </w:rPrChange>
        </w:rPr>
        <w:instrText xml:space="preserve"> HYPERLINK "https://www.zotero.org/google-docs/?AUWveN" \h </w:instrText>
      </w:r>
      <w:r>
        <w:fldChar w:fldCharType="separate"/>
      </w:r>
      <w:r>
        <w:rPr>
          <w:lang w:val="en-GB"/>
        </w:rPr>
        <w:t>Fox, J., Weisberg, S., Price, B., 2001. car: Companion to Applied Regression. https://doi.org/10.32614/CRAN.package.car</w:t>
      </w:r>
      <w:r>
        <w:rPr>
          <w:lang w:val="en-GB"/>
        </w:rPr>
        <w:fldChar w:fldCharType="end"/>
      </w:r>
    </w:p>
    <w:p w14:paraId="007A3CF5"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hyperlink r:id="rId23" w:tooltip="https://www.zotero.org/google-docs/?AUWveN" w:history="1">
        <w:r w:rsidR="00430C4D">
          <w:t xml:space="preserve">Froger, C., Saby, N.P.A., Jolivet, C.C., Boulonne, L., Caria, G., Freulon, X., De Fouquet, C., Roussel, H., Marot, F., Bispo, A., 2021. </w:t>
        </w:r>
        <w:r w:rsidR="00430C4D">
          <w:rPr>
            <w:lang w:val="en-GB"/>
          </w:rPr>
          <w:t>Spatial variations, origins, and risk assessments of polycyclic aromatic hydrocarbons in French soils. SOIL 7, 161–178. https://doi.org/10.5194/soil-7-161-2021</w:t>
        </w:r>
      </w:hyperlink>
    </w:p>
    <w:p w14:paraId="6C8122EC"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69" w:author=" " w:date="2025-09-10T08:50:00Z">
            <w:rPr/>
          </w:rPrChange>
        </w:rPr>
        <w:instrText xml:space="preserve"> HYPERLINK "https://www.zotero.org/google-docs/?AUWveN" \h </w:instrText>
      </w:r>
      <w:r>
        <w:fldChar w:fldCharType="separate"/>
      </w:r>
      <w:r>
        <w:rPr>
          <w:lang w:val="en-GB"/>
        </w:rPr>
        <w:t>Gardi, C., Jeffery, S., Saltelli, A., 2013. An estimate of potential threats levels to soil biodiversity in EU. Global Change Biology 19, 1538–1548. https://doi.org/10.1111/gcb.12159</w:t>
      </w:r>
      <w:r>
        <w:rPr>
          <w:lang w:val="en-GB"/>
        </w:rPr>
        <w:fldChar w:fldCharType="end"/>
      </w:r>
    </w:p>
    <w:p w14:paraId="3125A01D"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70" w:author=" " w:date="2025-09-10T08:50:00Z">
            <w:rPr/>
          </w:rPrChange>
        </w:rPr>
        <w:instrText xml:space="preserve"> HYPERLINK "https://www.zotero.org/google-docs/?AUWveN" \h </w:instrText>
      </w:r>
      <w:r>
        <w:fldChar w:fldCharType="separate"/>
      </w:r>
      <w:r>
        <w:rPr>
          <w:lang w:val="en-GB"/>
        </w:rPr>
        <w:t>Gargominy, O., 2025. TAXREF v18. https://doi.org/10.15468/VQUEAM</w:t>
      </w:r>
      <w:r>
        <w:rPr>
          <w:lang w:val="en-GB"/>
        </w:rPr>
        <w:fldChar w:fldCharType="end"/>
      </w:r>
    </w:p>
    <w:p w14:paraId="0B7C389A"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71" w:author=" " w:date="2025-09-10T08:50:00Z">
            <w:rPr/>
          </w:rPrChange>
        </w:rPr>
        <w:instrText xml:space="preserve"> HYPERLINK "https://www.zotero.org/google-docs/?AUWveN" \h </w:instrText>
      </w:r>
      <w:r>
        <w:fldChar w:fldCharType="separate"/>
      </w:r>
      <w:r>
        <w:rPr>
          <w:lang w:val="en-GB"/>
        </w:rPr>
        <w:t>Gérard, S., Decaëns, T., Butt, K.R., Briones, M.J.I., Capowiez, Y., Cluzeau, D., Hoeffner, K., Le Bayon, R.-C., Marchán, D.F., Marsden, C., Muys, B., Pelosi, C., Pérès, G., Phillips, H.R.P., Santini, L., Thuiller, W., Hedde, M., 2025. Putting earthworm conservation on the map: Shortfalls and solutions for developing earthworm conservation. Biological Conservation 302, 110911. https://doi.org/10.1016/j.biocon.2024.110911</w:t>
      </w:r>
      <w:r>
        <w:rPr>
          <w:lang w:val="en-GB"/>
        </w:rPr>
        <w:fldChar w:fldCharType="end"/>
      </w:r>
    </w:p>
    <w:p w14:paraId="37942B09"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72" w:author=" " w:date="2025-09-10T08:50:00Z">
            <w:rPr/>
          </w:rPrChange>
        </w:rPr>
        <w:instrText xml:space="preserve"> HYPERLINK "https://www.zotero.org/google-docs/?AUWveN" \h </w:instrText>
      </w:r>
      <w:r>
        <w:fldChar w:fldCharType="separate"/>
      </w:r>
      <w:r>
        <w:rPr>
          <w:lang w:val="en-GB"/>
        </w:rPr>
        <w:t>Gloor, D., Blick, T., Nentwig, W., Kropf, C., Hänggi, A., 2010. Spiders of Europe. https://doi.org/10.24436/1</w:t>
      </w:r>
      <w:r>
        <w:rPr>
          <w:lang w:val="en-GB"/>
        </w:rPr>
        <w:fldChar w:fldCharType="end"/>
      </w:r>
    </w:p>
    <w:p w14:paraId="4A43CFDC"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73" w:author=" " w:date="2025-09-10T08:50:00Z">
            <w:rPr/>
          </w:rPrChange>
        </w:rPr>
        <w:instrText xml:space="preserve"> HYPERLINK "https://www.zotero.org/google-docs/?AUWveN" \h </w:instrText>
      </w:r>
      <w:r>
        <w:fldChar w:fldCharType="separate"/>
      </w:r>
      <w:r>
        <w:rPr>
          <w:lang w:val="en-GB"/>
        </w:rPr>
        <w:t>Golovatch, S.I., Kime, R.D., 2009. Millipede (Diplopoda) distributions: A review. soil organisms 81, 565.</w:t>
      </w:r>
      <w:r>
        <w:rPr>
          <w:lang w:val="en-GB"/>
        </w:rPr>
        <w:fldChar w:fldCharType="end"/>
      </w:r>
    </w:p>
    <w:p w14:paraId="268A11BA"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r>
        <w:fldChar w:fldCharType="begin"/>
      </w:r>
      <w:r>
        <w:rPr>
          <w:lang w:val="en-GB"/>
          <w:rPrChange w:id="474" w:author=" " w:date="2025-09-10T08:50:00Z">
            <w:rPr/>
          </w:rPrChange>
        </w:rPr>
        <w:instrText xml:space="preserve"> HYPERLINK "https://www.zotero.org/google-docs/?AUWveN" \h </w:instrText>
      </w:r>
      <w:r>
        <w:fldChar w:fldCharType="separate"/>
      </w:r>
      <w:r>
        <w:rPr>
          <w:lang w:val="en-GB"/>
        </w:rPr>
        <w:t xml:space="preserve">Gonzalez, A., Chase, J.M., O’Connor, M.I., 2023. A framework for the detection and attribution of biodiversity change. </w:t>
      </w:r>
      <w:r>
        <w:t>Phil. Trans. R. Soc. B 378, 20220182. https://doi.org/10.1098/rstb.2022.0182</w:t>
      </w:r>
      <w:r>
        <w:fldChar w:fldCharType="end"/>
      </w:r>
    </w:p>
    <w:p w14:paraId="19D6C824"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hyperlink r:id="rId24" w:tooltip="https://www.zotero.org/google-docs/?AUWveN" w:history="1">
        <w:r w:rsidR="00430C4D">
          <w:t xml:space="preserve">Haacker, U., 1968. </w:t>
        </w:r>
        <w:r w:rsidR="00430C4D">
          <w:rPr>
            <w:lang w:val="en-GB"/>
          </w:rPr>
          <w:t>Deskriptive, experimentelle und vergleichende Untersuchungen zur Autökologie rhein-mainischer Diplopoden. Oecologia 1, 87–129. https://doi.org/10.1007/BF00377255</w:t>
        </w:r>
      </w:hyperlink>
    </w:p>
    <w:p w14:paraId="5FC8D010"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75" w:author=" " w:date="2025-09-10T08:50:00Z">
            <w:rPr/>
          </w:rPrChange>
        </w:rPr>
        <w:instrText xml:space="preserve"> HYPERLINK "https://www.zotero.org/google-docs/?AUWveN" \h </w:instrText>
      </w:r>
      <w:r>
        <w:fldChar w:fldCharType="separate"/>
      </w:r>
      <w:r>
        <w:rPr>
          <w:lang w:val="en-GB"/>
        </w:rPr>
        <w:t>Hågvar, S., Gobbi, M., 2022. The role of arthropods in early colonization near melting glaciers: Contradictions between ecological assumptions and recent study results. Acta Oecologica 114, 103820. https://doi.org/10.1016/j.actao.2022.103820</w:t>
      </w:r>
      <w:r>
        <w:rPr>
          <w:lang w:val="en-GB"/>
        </w:rPr>
        <w:fldChar w:fldCharType="end"/>
      </w:r>
    </w:p>
    <w:p w14:paraId="35E2DE7D"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76" w:author=" " w:date="2025-09-10T08:50:00Z">
            <w:rPr/>
          </w:rPrChange>
        </w:rPr>
        <w:instrText xml:space="preserve"> HYPERLINK "https://www.zotero.org/google-docs/?AUWveN" \h </w:instrText>
      </w:r>
      <w:r>
        <w:fldChar w:fldCharType="separate"/>
      </w:r>
      <w:r>
        <w:rPr>
          <w:lang w:val="en-GB"/>
        </w:rPr>
        <w:t>Hedde, M., van Oort, F., Renouf, E., Thénard, J., Lamy, I., 2013. Dynamics of soil fauna after plantation of perennial energy crops on polluted soils. Applied Soil Ecology 66, 29–39. https://doi.org/10.1016/j.apsoil.2013.01.012</w:t>
      </w:r>
      <w:r>
        <w:rPr>
          <w:lang w:val="en-GB"/>
        </w:rPr>
        <w:fldChar w:fldCharType="end"/>
      </w:r>
    </w:p>
    <w:p w14:paraId="5B7E31BB"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77" w:author=" " w:date="2025-09-10T08:50:00Z">
            <w:rPr/>
          </w:rPrChange>
        </w:rPr>
        <w:instrText xml:space="preserve"> HYPERLINK "https://www.zotero.org/google-docs/?AUWveN" \h </w:instrText>
      </w:r>
      <w:r>
        <w:fldChar w:fldCharType="separate"/>
      </w:r>
      <w:r>
        <w:rPr>
          <w:lang w:val="en-GB"/>
        </w:rPr>
        <w:t>Honěk, A., 1993. Intraspecific Variation in Body Size and Fecundity in Insects: A General Relationship. Oikos 66, 483. https://doi.org/10.2307/3544943</w:t>
      </w:r>
      <w:r>
        <w:rPr>
          <w:lang w:val="en-GB"/>
        </w:rPr>
        <w:fldChar w:fldCharType="end"/>
      </w:r>
    </w:p>
    <w:p w14:paraId="1346C859"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78" w:author=" " w:date="2025-09-10T08:50:00Z">
            <w:rPr/>
          </w:rPrChange>
        </w:rPr>
        <w:instrText xml:space="preserve"> HYPERLINK "https://www.zotero.org/google-docs/?AUWveN" \h </w:instrText>
      </w:r>
      <w:r>
        <w:fldChar w:fldCharType="separate"/>
      </w:r>
      <w:r>
        <w:rPr>
          <w:lang w:val="en-GB"/>
        </w:rPr>
        <w:t>Hubbell, S.P., 2001. The Unified Neutral Theory of Biodiversity and Biogeography. Princeton University Press.</w:t>
      </w:r>
      <w:r>
        <w:rPr>
          <w:lang w:val="en-GB"/>
        </w:rPr>
        <w:fldChar w:fldCharType="end"/>
      </w:r>
    </w:p>
    <w:p w14:paraId="1D80CA03"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79" w:author=" " w:date="2025-09-10T08:50:00Z">
            <w:rPr/>
          </w:rPrChange>
        </w:rPr>
        <w:instrText xml:space="preserve"> HYPERLINK "https://www.zotero.org/google-docs/?AUWveN" \h </w:instrText>
      </w:r>
      <w:r>
        <w:fldChar w:fldCharType="separate"/>
      </w:r>
      <w:r>
        <w:rPr>
          <w:lang w:val="en-GB"/>
        </w:rPr>
        <w:t>Imbert, C., Santorufo, L., Ortega, C., Jolivet, C., Auclerc, A., Bougon, N., Capowiez, Y., Chauvel, B., Cheviron, N., Cluzeau, D., Cortet, J., Hedde, M., Lévêque, A., Maunoury-Danger, F., Mougin, C., Palka, L., Pérès, G., Ranjard, L., Villenave, C., Bispo, A., 2023a. Handbook to establish a large-scale soil biodiversity monitoring: the French experience of the RMQS-Biodiversity. https://doi.org/10.5194/egusphere-egu23-16392</w:t>
      </w:r>
      <w:r>
        <w:rPr>
          <w:lang w:val="en-GB"/>
        </w:rPr>
        <w:fldChar w:fldCharType="end"/>
      </w:r>
    </w:p>
    <w:p w14:paraId="70D29A19"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r>
        <w:fldChar w:fldCharType="begin"/>
      </w:r>
      <w:r>
        <w:rPr>
          <w:lang w:val="en-GB"/>
          <w:rPrChange w:id="480" w:author=" " w:date="2025-09-10T08:50:00Z">
            <w:rPr/>
          </w:rPrChange>
        </w:rPr>
        <w:instrText xml:space="preserve"> HYPERLINK "https://www.zotero.org/google-docs/?AUWveN" \h </w:instrText>
      </w:r>
      <w:r>
        <w:fldChar w:fldCharType="separate"/>
      </w:r>
      <w:r>
        <w:rPr>
          <w:lang w:val="en-GB"/>
        </w:rPr>
        <w:t xml:space="preserve">Imbert, C., Santorufo, L., Ortega, C., Jolivet, C., Auclerc, A., Bougon, N., Capowiez, Y., Cheviron, N., Cluzeau, D., Cortet, J., Deronzier, G., Hedde, M., Lévêque, A., Maunoury-Danger, F., Mougin, C., Palka, L., Pérès, G., Ranjard, L., Vanhée, B., Villenave, C., Wroza, S., Bispo, A., 2023b. </w:t>
      </w:r>
      <w:r>
        <w:t>Comment développer un suivi de la biodiversité des sols français en s’appuyant sur le Réseau de Mesures de la Qualité des Sols (RMQS)? Etude et Gestion des Sols.</w:t>
      </w:r>
      <w:r>
        <w:fldChar w:fldCharType="end"/>
      </w:r>
    </w:p>
    <w:p w14:paraId="5A6E9616"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hyperlink r:id="rId25" w:tooltip="https://www.zotero.org/google-docs/?AUWveN" w:history="1">
        <w:r w:rsidR="00430C4D">
          <w:t>INRAE, 2022. Analyses physico-chimiques des sites du Réseau de Mesures de la Qualité des Sols (RMQS) du territoire métropolitain pour la 1ère campagne (2000-2009), avec coordonnées théoriques. https://doi.org/10.15454/QSXKGA</w:t>
        </w:r>
      </w:hyperlink>
    </w:p>
    <w:p w14:paraId="5F809E23"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81" w:author=" " w:date="2025-09-10T08:50:00Z">
            <w:rPr/>
          </w:rPrChange>
        </w:rPr>
        <w:instrText xml:space="preserve"> HYPERLINK "https://www.zotero.org/google-docs/?AUWveN" \h </w:instrText>
      </w:r>
      <w:r>
        <w:fldChar w:fldCharType="separate"/>
      </w:r>
      <w:r>
        <w:rPr>
          <w:lang w:val="en-GB"/>
        </w:rPr>
        <w:t xml:space="preserve">ISO 23611-1, 2018. Soil quality — Sampling of soil invertebrates — Part 1: Hand-sorting and </w:t>
      </w:r>
      <w:r>
        <w:rPr>
          <w:lang w:val="en-GB"/>
        </w:rPr>
        <w:lastRenderedPageBreak/>
        <w:t>extraction of earthworms.</w:t>
      </w:r>
      <w:r>
        <w:rPr>
          <w:lang w:val="en-GB"/>
        </w:rPr>
        <w:fldChar w:fldCharType="end"/>
      </w:r>
    </w:p>
    <w:p w14:paraId="643F7DE1"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82" w:author=" " w:date="2025-09-10T08:50:00Z">
            <w:rPr/>
          </w:rPrChange>
        </w:rPr>
        <w:instrText xml:space="preserve"> HYPERLINK "https://www.zotero.org/google-docs/?AUWveN" \h </w:instrText>
      </w:r>
      <w:r>
        <w:fldChar w:fldCharType="separate"/>
      </w:r>
      <w:r>
        <w:rPr>
          <w:lang w:val="en-GB"/>
        </w:rPr>
        <w:t>ISO 23611-2, 2024. Soil quality — Sampling of soil invertebrates — Part 2: Sampling and extraction of micro-arthropods (Collembola and Acarina) [WWW Document]. URL https://www.iso.org/standard/37027.html (accessed 3.12.25).</w:t>
      </w:r>
      <w:r>
        <w:rPr>
          <w:lang w:val="en-GB"/>
        </w:rPr>
        <w:fldChar w:fldCharType="end"/>
      </w:r>
    </w:p>
    <w:p w14:paraId="72CD006B"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83" w:author=" " w:date="2025-09-10T08:50:00Z">
            <w:rPr/>
          </w:rPrChange>
        </w:rPr>
        <w:instrText xml:space="preserve"> HYPERLINK "https://www.zotero.org/google-docs/?AUWveN" \h </w:instrText>
      </w:r>
      <w:r>
        <w:fldChar w:fldCharType="separate"/>
      </w:r>
      <w:r>
        <w:rPr>
          <w:lang w:val="en-GB"/>
        </w:rPr>
        <w:t>ISO 23611-4, 2007. Soil quality — Sampling of soil invertebrates — Part 4: Sampling, extraction and identification of soil inhabiting nematodes.</w:t>
      </w:r>
      <w:r>
        <w:rPr>
          <w:lang w:val="en-GB"/>
        </w:rPr>
        <w:fldChar w:fldCharType="end"/>
      </w:r>
    </w:p>
    <w:p w14:paraId="3D96075A"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hyperlink r:id="rId26" w:tooltip="https://www.zotero.org/google-docs/?AUWveN" w:history="1">
        <w:r w:rsidR="00430C4D">
          <w:t xml:space="preserve">Joimel, S., Jules, A., Vieublé Gonod, L., 2022. </w:t>
        </w:r>
        <w:r w:rsidR="00430C4D">
          <w:rPr>
            <w:lang w:val="en-GB"/>
          </w:rPr>
          <w:t xml:space="preserve">Collembola dispersion, selection, and biological interactions in urban ecosystems: a review. </w:t>
        </w:r>
        <w:r w:rsidR="00430C4D">
          <w:t>Environ Chem Lett 20, 2123–2133. https://doi.org/10.1007/s10311-022-01406-z</w:t>
        </w:r>
      </w:hyperlink>
    </w:p>
    <w:p w14:paraId="3FA4D28D"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hyperlink r:id="rId27" w:tooltip="https://www.zotero.org/google-docs/?AUWveN" w:history="1">
        <w:r w:rsidR="00430C4D">
          <w:t xml:space="preserve">Jolivet, C., Almeida Falcon, J.-L., Berché, P., Boulonne, L., Fontaine, M., Gouny, L., Lehmann, S., Maitre, B., Ratié, C., Schellenberger, E., Soler-Dominguez, N., 2022. </w:t>
        </w:r>
        <w:r w:rsidR="00430C4D">
          <w:rPr>
            <w:lang w:val="en-GB"/>
          </w:rPr>
          <w:t>French Soil Quality Monitoring Network Manual RMQS2: second metropolitan campaign 2016–2027. https://doi.org/10.17180/KC64-NY88</w:t>
        </w:r>
      </w:hyperlink>
    </w:p>
    <w:p w14:paraId="312E304F"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84" w:author=" " w:date="2025-09-10T08:50:00Z">
            <w:rPr/>
          </w:rPrChange>
        </w:rPr>
        <w:instrText xml:space="preserve"> HYPERLINK "https://www.zotero.org/google-docs/?AUWveN" \h </w:instrText>
      </w:r>
      <w:r>
        <w:fldChar w:fldCharType="separate"/>
      </w:r>
      <w:r>
        <w:rPr>
          <w:lang w:val="en-GB"/>
        </w:rPr>
        <w:t>Jordana, R., 2012. Synopses on Palearctic Collembola. Senckenberg Museum of Natural History, Görlitz.</w:t>
      </w:r>
      <w:r>
        <w:rPr>
          <w:lang w:val="en-GB"/>
        </w:rPr>
        <w:fldChar w:fldCharType="end"/>
      </w:r>
    </w:p>
    <w:p w14:paraId="54000C4F"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85" w:author=" " w:date="2025-09-10T08:50:00Z">
            <w:rPr/>
          </w:rPrChange>
        </w:rPr>
        <w:instrText xml:space="preserve"> HYPERLINK "https://www.zotero.org/google-docs/?AUWveN" \h </w:instrText>
      </w:r>
      <w:r>
        <w:fldChar w:fldCharType="separate"/>
      </w:r>
      <w:r>
        <w:rPr>
          <w:lang w:val="en-GB"/>
        </w:rPr>
        <w:t>Karimi, B., Terrat, S., Dequiedt, S., Saby, N.P.A., Horrigue, W., Lelièvre, M., Nowak, V., Jolivet, C., Arrouays, D., Wincker, P., Cruaud, C., Bispo, A., Maron, P.-A., Bouré, N.C.P., Ranjard, L., 2018. Biogeography of soil bacteria and archaea across France. Sci. Adv. 4, eaat1808. https://doi.org/10.1126/sciadv.aat1808</w:t>
      </w:r>
      <w:r>
        <w:rPr>
          <w:lang w:val="en-GB"/>
        </w:rPr>
        <w:fldChar w:fldCharType="end"/>
      </w:r>
    </w:p>
    <w:p w14:paraId="20E502BA"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86" w:author=" " w:date="2025-09-10T08:50:00Z">
            <w:rPr/>
          </w:rPrChange>
        </w:rPr>
        <w:instrText xml:space="preserve"> HYPERLINK "https://www.zotero.org/google-docs/?AUWveN" \h </w:instrText>
      </w:r>
      <w:r>
        <w:fldChar w:fldCharType="separate"/>
      </w:r>
      <w:r>
        <w:rPr>
          <w:lang w:val="en-GB"/>
        </w:rPr>
        <w:t>Kime, R.D., Enghoff, H., 2021. Atlas of European millipedes 3: Order Chordeumatida (Class Diplopoda). EJT 769, 1–244. https://doi.org/10.5852/ejt.2021.769.1497</w:t>
      </w:r>
      <w:r>
        <w:rPr>
          <w:lang w:val="en-GB"/>
        </w:rPr>
        <w:fldChar w:fldCharType="end"/>
      </w:r>
    </w:p>
    <w:p w14:paraId="0CA64CC0"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87" w:author=" " w:date="2025-09-10T08:50:00Z">
            <w:rPr/>
          </w:rPrChange>
        </w:rPr>
        <w:instrText xml:space="preserve"> HYPERLINK "https://www.zotero.org/google-docs/?AUWveN" \h </w:instrText>
      </w:r>
      <w:r>
        <w:fldChar w:fldCharType="separate"/>
      </w:r>
      <w:r>
        <w:rPr>
          <w:lang w:val="en-GB"/>
        </w:rPr>
        <w:t>Kime, R.D., Enghoff, H., 2017. Atlas of European millipedes 2: Order Julida (Class Diplopoda). European Journal of Taxonomy 2017, 1–299.</w:t>
      </w:r>
      <w:r>
        <w:rPr>
          <w:lang w:val="en-GB"/>
        </w:rPr>
        <w:fldChar w:fldCharType="end"/>
      </w:r>
    </w:p>
    <w:p w14:paraId="62DB178C"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88" w:author=" " w:date="2025-09-10T08:50:00Z">
            <w:rPr/>
          </w:rPrChange>
        </w:rPr>
        <w:instrText xml:space="preserve"> HYPERLINK "https://www.zotero.org/google-docs/?AUWveN" \h </w:instrText>
      </w:r>
      <w:r>
        <w:fldChar w:fldCharType="separate"/>
      </w:r>
      <w:r>
        <w:rPr>
          <w:lang w:val="en-GB"/>
        </w:rPr>
        <w:t>Kime, R.D., Enghoff, H., 2011. Atlas of European millipedes 1: Order Polyxenida, Glomerida, Platydesmida, Siphonocryptidae, Polyzoniida, Callipodida, Polydesmida (Class Diplopoda), Fauna Europaea Evertebrata. Pensoft Publishers, Sofia-Moscow.</w:t>
      </w:r>
      <w:r>
        <w:rPr>
          <w:lang w:val="en-GB"/>
        </w:rPr>
        <w:fldChar w:fldCharType="end"/>
      </w:r>
    </w:p>
    <w:p w14:paraId="0A233FBD"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89" w:author=" " w:date="2025-09-10T08:50:00Z">
            <w:rPr/>
          </w:rPrChange>
        </w:rPr>
        <w:instrText xml:space="preserve"> HYPERLINK "https://www.zotero.org/google-docs/?AUWveN" \h </w:instrText>
      </w:r>
      <w:r>
        <w:fldChar w:fldCharType="separate"/>
      </w:r>
      <w:r>
        <w:rPr>
          <w:lang w:val="en-GB"/>
        </w:rPr>
        <w:t>Kingsolver, J.G., Huey, R.B., 2008. Size, temperature, and fitness: three rules. Evolutionary Ecology Research 10, 251–268.</w:t>
      </w:r>
      <w:r>
        <w:rPr>
          <w:lang w:val="en-GB"/>
        </w:rPr>
        <w:fldChar w:fldCharType="end"/>
      </w:r>
    </w:p>
    <w:p w14:paraId="0550DC07"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90" w:author=" " w:date="2025-09-10T08:50:00Z">
            <w:rPr/>
          </w:rPrChange>
        </w:rPr>
        <w:instrText xml:space="preserve"> HYPERLINK "https://www.zotero.org/google-docs/?AUWveN" \h </w:instrText>
      </w:r>
      <w:r>
        <w:fldChar w:fldCharType="separate"/>
      </w:r>
      <w:r>
        <w:rPr>
          <w:lang w:val="en-GB"/>
        </w:rPr>
        <w:t>Kondratow, F., Chauvin, C., Villenave, C., Andrieu, E., Brin, A., 2019. Nematode communities after the reintroduction of silver fir in beech-dominated forests. European Journal of Forest Research 138, 957–965. https://doi.org/10.1007/s10342-019-01216-z</w:t>
      </w:r>
      <w:r>
        <w:rPr>
          <w:lang w:val="en-GB"/>
        </w:rPr>
        <w:fldChar w:fldCharType="end"/>
      </w:r>
    </w:p>
    <w:p w14:paraId="0A15AC06"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91" w:author=" " w:date="2025-09-10T08:50:00Z">
            <w:rPr/>
          </w:rPrChange>
        </w:rPr>
        <w:instrText xml:space="preserve"> HYPERLINK "https://www.zotero.org/google-docs/?AUWveN" \h </w:instrText>
      </w:r>
      <w:r>
        <w:fldChar w:fldCharType="separate"/>
      </w:r>
      <w:r>
        <w:rPr>
          <w:lang w:val="en-GB"/>
        </w:rPr>
        <w:t>Köninger, J., Panagos, P., Jones, A., Briones, M.J.I., Orgiazzi, A., 2022. In defence of soil biodiversity: Towards an inclusive protection in the European Union. Biological Conservation 268, 109475. https://doi.org/10.1016/j.biocon.2022.109475</w:t>
      </w:r>
      <w:r>
        <w:rPr>
          <w:lang w:val="en-GB"/>
        </w:rPr>
        <w:fldChar w:fldCharType="end"/>
      </w:r>
    </w:p>
    <w:p w14:paraId="7C750D7C"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92" w:author=" " w:date="2025-09-10T08:50:00Z">
            <w:rPr/>
          </w:rPrChange>
        </w:rPr>
        <w:instrText xml:space="preserve"> HYPERLINK "https://www.zotero.org/google-docs/?AUWveN" \h </w:instrText>
      </w:r>
      <w:r>
        <w:fldChar w:fldCharType="separate"/>
      </w:r>
      <w:r>
        <w:rPr>
          <w:lang w:val="en-GB"/>
        </w:rPr>
        <w:t>Leibold, M.A., Norberg, J., 2004. Biodiversity in metacommunities: Plankton as complex adaptive systems? Limnology &amp; Oceanography 49, 1278–1289. https://doi.org/10.4319/lo.2004.49.4_part_2.1278</w:t>
      </w:r>
      <w:r>
        <w:rPr>
          <w:lang w:val="en-GB"/>
        </w:rPr>
        <w:fldChar w:fldCharType="end"/>
      </w:r>
    </w:p>
    <w:p w14:paraId="31934DCD"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93" w:author=" " w:date="2025-09-10T08:50:00Z">
            <w:rPr/>
          </w:rPrChange>
        </w:rPr>
        <w:instrText xml:space="preserve"> HYPERLINK "https://www.zotero.org/google-docs/?AUWveN" \h </w:instrText>
      </w:r>
      <w:r>
        <w:fldChar w:fldCharType="separate"/>
      </w:r>
      <w:r>
        <w:rPr>
          <w:lang w:val="en-GB"/>
        </w:rPr>
        <w:t>Loeuille, N., Leibold, M.A., 2008. Evolution in Metacommunities: On the Relative Importance of Species Sorting and Monopolization in Structuring Communities. The American Naturalist 171, 788–799. https://doi.org/10.1086/587745</w:t>
      </w:r>
      <w:r>
        <w:rPr>
          <w:lang w:val="en-GB"/>
        </w:rPr>
        <w:fldChar w:fldCharType="end"/>
      </w:r>
    </w:p>
    <w:p w14:paraId="7B1C7FC5"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94" w:author=" " w:date="2025-09-10T08:50:00Z">
            <w:rPr/>
          </w:rPrChange>
        </w:rPr>
        <w:instrText xml:space="preserve"> HYPERLINK "https://www.zotero.org/google-docs/?AUWveN" \h </w:instrText>
      </w:r>
      <w:r>
        <w:fldChar w:fldCharType="separate"/>
      </w:r>
      <w:r>
        <w:rPr>
          <w:lang w:val="en-GB"/>
        </w:rPr>
        <w:t>Macfadyen, A., 1961. Improved Funnel-Type Extractors for Soil Arthropods. The Journal of Animal Ecology 30, 171. https://doi.org/10.2307/2120</w:t>
      </w:r>
      <w:r>
        <w:rPr>
          <w:lang w:val="en-GB"/>
        </w:rPr>
        <w:fldChar w:fldCharType="end"/>
      </w:r>
    </w:p>
    <w:p w14:paraId="0F5EA1A7"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r>
        <w:fldChar w:fldCharType="begin"/>
      </w:r>
      <w:r>
        <w:rPr>
          <w:lang w:val="en-GB"/>
          <w:rPrChange w:id="495" w:author=" " w:date="2025-09-10T08:50:00Z">
            <w:rPr/>
          </w:rPrChange>
        </w:rPr>
        <w:instrText xml:space="preserve"> HYPERLINK "https://www.zotero.org/google-docs/?AUWveN" \h </w:instrText>
      </w:r>
      <w:r>
        <w:fldChar w:fldCharType="separate"/>
      </w:r>
      <w:r>
        <w:rPr>
          <w:lang w:val="en-GB"/>
        </w:rPr>
        <w:t xml:space="preserve">Mauriès, J.-P., 1965. </w:t>
      </w:r>
      <w:r>
        <w:t>Occitaniulus rouchi n. g., n. sp., blaniulide endogé du sud de la France (Diplopoda). Revue d’Ecologie et de Biologie du Sol 2, 545–549.</w:t>
      </w:r>
      <w:r>
        <w:fldChar w:fldCharType="end"/>
      </w:r>
    </w:p>
    <w:p w14:paraId="3C6C4B86"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hyperlink r:id="rId28" w:tooltip="https://www.zotero.org/google-docs/?AUWveN" w:history="1">
        <w:r w:rsidR="00430C4D">
          <w:t>Mayr, E., 1956. Geographical Character Gradients and Climatic Adaptation. Evolution 10, 105. https://doi.org/10.2307/2406103</w:t>
        </w:r>
      </w:hyperlink>
    </w:p>
    <w:p w14:paraId="219A34F0"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hyperlink r:id="rId29" w:tooltip="https://www.zotero.org/google-docs/?AUWveN" w:history="1">
        <w:r w:rsidR="00430C4D">
          <w:t xml:space="preserve">Meersmans, J., Martin, M.P., Lacarce, E., De Baets, S., Jolivet, C., Boulonne, L., Lehmann, S., Saby, N.P.A., Bispo, A., Arrouays, D., 2012. </w:t>
        </w:r>
        <w:r w:rsidR="00430C4D">
          <w:rPr>
            <w:lang w:val="en-GB"/>
          </w:rPr>
          <w:t>A high resolution map of French soil organic carbon. Agron. Sustain. Dev. 32, 841–851. https://doi.org/10.1007/s13593-012-0086-9</w:t>
        </w:r>
      </w:hyperlink>
    </w:p>
    <w:p w14:paraId="33EDAC30"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96" w:author=" " w:date="2025-09-10T08:50:00Z">
            <w:rPr/>
          </w:rPrChange>
        </w:rPr>
        <w:instrText xml:space="preserve"> HYPERLINK "https://www.zotero.org/google-docs/?AUWveN" \h </w:instrText>
      </w:r>
      <w:r>
        <w:fldChar w:fldCharType="separate"/>
      </w:r>
      <w:r>
        <w:rPr>
          <w:lang w:val="en-GB"/>
        </w:rPr>
        <w:t>Nekola, J.C., White, P.S., 1999. The distance decay of similarity in biogeography and ecology. Journal of Biogeography 26, 867–878. https://doi.org/10.1046/j.1365-2699.1999.00305.x</w:t>
      </w:r>
      <w:r>
        <w:rPr>
          <w:lang w:val="en-GB"/>
        </w:rPr>
        <w:fldChar w:fldCharType="end"/>
      </w:r>
    </w:p>
    <w:p w14:paraId="3FF36E7A"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97" w:author=" " w:date="2025-09-10T08:50:00Z">
            <w:rPr/>
          </w:rPrChange>
        </w:rPr>
        <w:instrText xml:space="preserve"> HYPERLINK "https://www.zotero.org/google-docs/?AUWveN" \h </w:instrText>
      </w:r>
      <w:r>
        <w:fldChar w:fldCharType="separate"/>
      </w:r>
      <w:r>
        <w:rPr>
          <w:lang w:val="en-GB"/>
        </w:rPr>
        <w:t xml:space="preserve">Niemelä, J., 2001. Carabid beetles (Coleoptera: Carabidae) and habitat fragmentation: a </w:t>
      </w:r>
      <w:r>
        <w:rPr>
          <w:lang w:val="en-GB"/>
        </w:rPr>
        <w:lastRenderedPageBreak/>
        <w:t>review. Eur. J. Entomol. 98, 127–132. https://doi.org/10.14411/eje.2001.023</w:t>
      </w:r>
      <w:r>
        <w:rPr>
          <w:lang w:val="en-GB"/>
        </w:rPr>
        <w:fldChar w:fldCharType="end"/>
      </w:r>
    </w:p>
    <w:p w14:paraId="78E20B45"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98" w:author=" " w:date="2025-09-10T08:50:00Z">
            <w:rPr/>
          </w:rPrChange>
        </w:rPr>
        <w:instrText xml:space="preserve"> HYPERLINK "https://www.zotero.org/google-docs/?AUWveN" \h </w:instrText>
      </w:r>
      <w:r>
        <w:fldChar w:fldCharType="separate"/>
      </w:r>
      <w:r>
        <w:rPr>
          <w:lang w:val="en-GB"/>
        </w:rPr>
        <w:t>Nylin, S., Gotthard, K., 1998. Plasticity in Life-History Traits. Annu. Rev. Entomol. 43, 63–83. https://doi.org/10.1146/annurev.ento.43.1.63</w:t>
      </w:r>
      <w:r>
        <w:rPr>
          <w:lang w:val="en-GB"/>
        </w:rPr>
        <w:fldChar w:fldCharType="end"/>
      </w:r>
    </w:p>
    <w:p w14:paraId="12D744D0"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499" w:author=" " w:date="2025-09-10T08:50:00Z">
            <w:rPr/>
          </w:rPrChange>
        </w:rPr>
        <w:instrText xml:space="preserve"> HYPERLINK "https://www.zotero.org/google-docs/?AUWveN" \h </w:instrText>
      </w:r>
      <w:r>
        <w:fldChar w:fldCharType="separate"/>
      </w:r>
      <w:r>
        <w:rPr>
          <w:lang w:val="en-GB"/>
        </w:rPr>
        <w:t xml:space="preserve">Okada, H., Kadota, I., 2003. Host status of 10 fungal isolates for two nematode species, </w:t>
      </w:r>
      <w:r>
        <w:rPr>
          <w:lang w:val="en-GB"/>
        </w:rPr>
        <w:fldChar w:fldCharType="end"/>
      </w:r>
      <w:r>
        <w:fldChar w:fldCharType="begin"/>
      </w:r>
      <w:r>
        <w:rPr>
          <w:lang w:val="en-GB"/>
          <w:rPrChange w:id="500" w:author=" " w:date="2025-09-10T08:50:00Z">
            <w:rPr/>
          </w:rPrChange>
        </w:rPr>
        <w:instrText xml:space="preserve"> HYPERLINK "https://www.zotero.org/google-docs/?AUWveN" \h </w:instrText>
      </w:r>
      <w:r>
        <w:fldChar w:fldCharType="separate"/>
      </w:r>
      <w:r>
        <w:rPr>
          <w:i/>
          <w:lang w:val="en-GB"/>
        </w:rPr>
        <w:t>Filenchus misellus</w:t>
      </w:r>
      <w:r>
        <w:rPr>
          <w:i/>
          <w:lang w:val="en-GB"/>
        </w:rPr>
        <w:fldChar w:fldCharType="end"/>
      </w:r>
      <w:r>
        <w:fldChar w:fldCharType="begin"/>
      </w:r>
      <w:r>
        <w:rPr>
          <w:lang w:val="en-GB"/>
          <w:rPrChange w:id="501" w:author=" " w:date="2025-09-10T08:50:00Z">
            <w:rPr/>
          </w:rPrChange>
        </w:rPr>
        <w:instrText xml:space="preserve"> HYPERLINK "https://www.zotero.org/google-docs/?AUWveN" \h </w:instrText>
      </w:r>
      <w:r>
        <w:fldChar w:fldCharType="separate"/>
      </w:r>
      <w:r>
        <w:rPr>
          <w:lang w:val="en-GB"/>
        </w:rPr>
        <w:t xml:space="preserve"> and </w:t>
      </w:r>
      <w:r>
        <w:rPr>
          <w:lang w:val="en-GB"/>
        </w:rPr>
        <w:fldChar w:fldCharType="end"/>
      </w:r>
      <w:r>
        <w:fldChar w:fldCharType="begin"/>
      </w:r>
      <w:r>
        <w:rPr>
          <w:lang w:val="en-GB"/>
          <w:rPrChange w:id="502" w:author=" " w:date="2025-09-10T08:50:00Z">
            <w:rPr/>
          </w:rPrChange>
        </w:rPr>
        <w:instrText xml:space="preserve"> HYPERLINK "https://www.zotero.org/google-docs/?AUWveN" \h </w:instrText>
      </w:r>
      <w:r>
        <w:fldChar w:fldCharType="separate"/>
      </w:r>
      <w:r>
        <w:rPr>
          <w:i/>
          <w:lang w:val="en-GB"/>
        </w:rPr>
        <w:t>Aphelenchus avenae</w:t>
      </w:r>
      <w:r>
        <w:rPr>
          <w:i/>
          <w:lang w:val="en-GB"/>
        </w:rPr>
        <w:fldChar w:fldCharType="end"/>
      </w:r>
      <w:r>
        <w:fldChar w:fldCharType="begin"/>
      </w:r>
      <w:r>
        <w:rPr>
          <w:lang w:val="en-GB"/>
          <w:rPrChange w:id="503" w:author=" " w:date="2025-09-10T08:50:00Z">
            <w:rPr/>
          </w:rPrChange>
        </w:rPr>
        <w:instrText xml:space="preserve"> HYPERLINK "https://www.zotero.org/google-docs/?AUWveN" \h </w:instrText>
      </w:r>
      <w:r>
        <w:fldChar w:fldCharType="separate"/>
      </w:r>
      <w:r>
        <w:rPr>
          <w:lang w:val="en-GB"/>
        </w:rPr>
        <w:t>. Soil Biology and Biochemistry 35, 1601–1607. https://doi.org/10.1016/j.soilbio.2003.08.004</w:t>
      </w:r>
      <w:r>
        <w:rPr>
          <w:lang w:val="en-GB"/>
        </w:rPr>
        <w:fldChar w:fldCharType="end"/>
      </w:r>
    </w:p>
    <w:p w14:paraId="6777A505"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504" w:author=" " w:date="2025-09-10T08:50:00Z">
            <w:rPr/>
          </w:rPrChange>
        </w:rPr>
        <w:instrText xml:space="preserve"> HYPERLINK "https://www.zotero.org/google-docs/?AUWveN" \h </w:instrText>
      </w:r>
      <w:r>
        <w:fldChar w:fldCharType="separate"/>
      </w:r>
      <w:r>
        <w:rPr>
          <w:lang w:val="en-GB"/>
        </w:rPr>
        <w:t>Orgiazzi, A., Panagos, P., Yigini, Y., Dunbar, M.B., Gardi, C., Montanarella, L., Ballabio, C., 2016. A knowledge-based approach to estimating the magnitude and spatial patterns of potential threats to soil biodiversity. Science of The Total Environment 545–546, 11–20. https://doi.org/10.1016/j.scitotenv.2015.12.092</w:t>
      </w:r>
      <w:r>
        <w:rPr>
          <w:lang w:val="en-GB"/>
        </w:rPr>
        <w:fldChar w:fldCharType="end"/>
      </w:r>
    </w:p>
    <w:p w14:paraId="74029943"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505" w:author=" " w:date="2025-09-10T08:50:00Z">
            <w:rPr/>
          </w:rPrChange>
        </w:rPr>
        <w:instrText xml:space="preserve"> HYPERLINK "https://www.zotero.org/google-docs/?AUWveN" \h </w:instrText>
      </w:r>
      <w:r>
        <w:fldChar w:fldCharType="separate"/>
      </w:r>
      <w:r>
        <w:rPr>
          <w:lang w:val="en-GB"/>
        </w:rPr>
        <w:t>Paoletti, M.G., Hassall, M., 1999. Woodlice (Isopoda: Oniscidea): their potential for assessing sustainability and use as bioindicators. Agriculture, Ecosystems &amp; Environment 74, 157–165. https://doi.org/10.1016/S0167-8809(99)00035-3</w:t>
      </w:r>
      <w:r>
        <w:rPr>
          <w:lang w:val="en-GB"/>
        </w:rPr>
        <w:fldChar w:fldCharType="end"/>
      </w:r>
    </w:p>
    <w:p w14:paraId="22BEA77D"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506" w:author=" " w:date="2025-09-10T08:50:00Z">
            <w:rPr/>
          </w:rPrChange>
        </w:rPr>
        <w:instrText xml:space="preserve"> HYPERLINK "https://www.zotero.org/google-docs/?AUWveN" \h </w:instrText>
      </w:r>
      <w:r>
        <w:fldChar w:fldCharType="separate"/>
      </w:r>
      <w:r>
        <w:rPr>
          <w:lang w:val="en-GB"/>
        </w:rPr>
        <w:t>Perrin, G., Rapinel, S., Hubert-Moy, L., Bioret, F., 2020. Bioclimatic dataset of Metropolitan France under current conditions derived from the WorldClim model. Data in Brief 31, 105815. https://doi.org/10.1016/j.dib.2020.105815</w:t>
      </w:r>
      <w:r>
        <w:rPr>
          <w:lang w:val="en-GB"/>
        </w:rPr>
        <w:fldChar w:fldCharType="end"/>
      </w:r>
    </w:p>
    <w:p w14:paraId="072C1B8A"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507" w:author=" " w:date="2025-09-10T08:50:00Z">
            <w:rPr/>
          </w:rPrChange>
        </w:rPr>
        <w:instrText xml:space="preserve"> HYPERLINK "https://www.zotero.org/google-docs/?AUWveN" \h </w:instrText>
      </w:r>
      <w:r>
        <w:fldChar w:fldCharType="separate"/>
      </w:r>
      <w:r>
        <w:rPr>
          <w:lang w:val="en-GB"/>
        </w:rPr>
        <w:t>Ponge, J.-F., Pérès, G., Guernion, M., Ruiz-Camacho, N., Cortet, J., Pernin, C., Villenave, C., Chaussod, R., Martin-Laurent, F., Bispo, A., Cluzeau, D., 2013. The impact of agricultural practices on soil biota: A regional study. Soil Biology and Biochemistry 67, 271–284. https://doi.org/10.1016/j.soilbio.2013.08.026</w:t>
      </w:r>
      <w:r>
        <w:rPr>
          <w:lang w:val="en-GB"/>
        </w:rPr>
        <w:fldChar w:fldCharType="end"/>
      </w:r>
    </w:p>
    <w:p w14:paraId="4229284B"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r>
        <w:fldChar w:fldCharType="begin"/>
      </w:r>
      <w:r>
        <w:rPr>
          <w:lang w:val="en-GB"/>
          <w:rPrChange w:id="508" w:author=" " w:date="2025-09-10T08:50:00Z">
            <w:rPr/>
          </w:rPrChange>
        </w:rPr>
        <w:instrText xml:space="preserve"> HYPERLINK "https://www.zotero.org/google-docs/?AUWveN" \h </w:instrText>
      </w:r>
      <w:r>
        <w:fldChar w:fldCharType="separate"/>
      </w:r>
      <w:r>
        <w:rPr>
          <w:lang w:val="en-GB"/>
        </w:rPr>
        <w:t xml:space="preserve">Potapow, M., 2001. </w:t>
      </w:r>
      <w:r>
        <w:t>Synopses on Palearctic Collembola. Görlitz.</w:t>
      </w:r>
      <w:r>
        <w:fldChar w:fldCharType="end"/>
      </w:r>
    </w:p>
    <w:p w14:paraId="3FFB90B3"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hyperlink r:id="rId30" w:tooltip="https://www.zotero.org/google-docs/?AUWveN" w:history="1">
        <w:r w:rsidR="00430C4D">
          <w:t xml:space="preserve">Puissant, J., Villenave, C., Chauvin, C., Plassard, C., Blanchart, E., Trap, J., 2021. </w:t>
        </w:r>
        <w:r w:rsidR="00430C4D">
          <w:rPr>
            <w:lang w:val="en-GB"/>
          </w:rPr>
          <w:t>Quantification of the global impact of agricultural practices on soil nematodes: A meta-analysis. Soil Biology and Biochemistry 161, 108383. https://doi.org/10.1016/j.soilbio.2021.108383</w:t>
        </w:r>
      </w:hyperlink>
    </w:p>
    <w:p w14:paraId="30EAF97F"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r>
        <w:fldChar w:fldCharType="begin"/>
      </w:r>
      <w:r>
        <w:rPr>
          <w:lang w:val="en-GB"/>
          <w:rPrChange w:id="509" w:author=" " w:date="2025-09-10T08:50:00Z">
            <w:rPr/>
          </w:rPrChange>
        </w:rPr>
        <w:instrText xml:space="preserve"> HYPERLINK "https://www.zotero.org/google-docs/?AUWveN" \h </w:instrText>
      </w:r>
      <w:r>
        <w:fldChar w:fldCharType="separate"/>
      </w:r>
      <w:r>
        <w:rPr>
          <w:lang w:val="en-GB"/>
        </w:rPr>
        <w:t xml:space="preserve">Rabot, E., Saby, N.P.A., Martin, M.P., Barré, P., Chenu, C., Cousin, I., Arrouays, D., Angers, D., Bispo, A., 2024. Relevance of the organic carbon to clay ratio as a national soil health indicator. </w:t>
      </w:r>
      <w:r>
        <w:t>Geoderma 443, 116829. https://doi.org/10.1016/j.geoderma.2024.116829</w:t>
      </w:r>
      <w:r>
        <w:fldChar w:fldCharType="end"/>
      </w:r>
    </w:p>
    <w:p w14:paraId="41724824"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hyperlink r:id="rId31" w:tooltip="https://www.zotero.org/google-docs/?AUWveN" w:history="1">
        <w:r w:rsidR="00430C4D">
          <w:t xml:space="preserve">Saby, N.P.A., Thioulouse, J., Jolivet, C.C., Ratié, C., Boulonne, L., Bispo, A., Arrouays, D., 2009. </w:t>
        </w:r>
        <w:r w:rsidR="00430C4D">
          <w:rPr>
            <w:lang w:val="en-GB"/>
          </w:rPr>
          <w:t>Multivariate analysis of the spatial patterns of 8 trace elements using the French soil monitoring network data. Science of The Total Environment 407, 5644–5652. https://doi.org/10.1016/j.scitotenv.2009.07.002</w:t>
        </w:r>
      </w:hyperlink>
    </w:p>
    <w:p w14:paraId="58466019"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510" w:author=" " w:date="2025-09-10T08:50:00Z">
            <w:rPr/>
          </w:rPrChange>
        </w:rPr>
        <w:instrText xml:space="preserve"> HYPERLINK "https://www.zotero.org/google-docs/?AUWveN" \h </w:instrText>
      </w:r>
      <w:r>
        <w:fldChar w:fldCharType="separate"/>
      </w:r>
      <w:r>
        <w:rPr>
          <w:lang w:val="en-GB"/>
        </w:rPr>
        <w:t>Santini, L., Antão, L.H., Jung, M., Benítez-López, A., Rapacciuolo, G., Di Marco, M., Jones, F.A.M., Haghkerdar, J.M., González-Suárez, M., 2021. The interface between Macroecology and Conservation: existing links and untapped opportunities. Frontiers of Biogeography 13. https://doi.org/10.21425/F5FBG53025</w:t>
      </w:r>
      <w:r>
        <w:rPr>
          <w:lang w:val="en-GB"/>
        </w:rPr>
        <w:fldChar w:fldCharType="end"/>
      </w:r>
    </w:p>
    <w:p w14:paraId="1EE182D0"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511" w:author=" " w:date="2025-09-10T08:50:00Z">
            <w:rPr/>
          </w:rPrChange>
        </w:rPr>
        <w:instrText xml:space="preserve"> HYPERLINK "https://www.zotero.org/google-docs/?AUWveN" \h </w:instrText>
      </w:r>
      <w:r>
        <w:fldChar w:fldCharType="separate"/>
      </w:r>
      <w:r>
        <w:rPr>
          <w:lang w:val="en-GB"/>
        </w:rPr>
        <w:t xml:space="preserve">Séchet, E., Noël, F., 2015. </w:t>
      </w:r>
      <w:r>
        <w:t xml:space="preserve">Catalogue commenté des Crustacés Isopodes terrestres de France, Mémoires Soc. </w:t>
      </w:r>
      <w:r>
        <w:rPr>
          <w:lang w:val="en-GB"/>
        </w:rPr>
        <w:t>Linn. Bordeaux.</w:t>
      </w:r>
      <w:r>
        <w:rPr>
          <w:lang w:val="en-GB"/>
        </w:rPr>
        <w:fldChar w:fldCharType="end"/>
      </w:r>
    </w:p>
    <w:p w14:paraId="4C643656"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512" w:author=" " w:date="2025-09-10T08:50:00Z">
            <w:rPr/>
          </w:rPrChange>
        </w:rPr>
        <w:instrText xml:space="preserve"> HYPERLINK "https://www.zotero.org/google-docs/?AUWveN" \h </w:instrText>
      </w:r>
      <w:r>
        <w:fldChar w:fldCharType="separate"/>
      </w:r>
      <w:r>
        <w:rPr>
          <w:lang w:val="en-GB"/>
        </w:rPr>
        <w:t>Shmida, A., Wilson, M.V., 1985. Biological Determinants of Species Diversity. Journal of Biogeography 12, 1. https://doi.org/10.2307/2845026</w:t>
      </w:r>
      <w:r>
        <w:rPr>
          <w:lang w:val="en-GB"/>
        </w:rPr>
        <w:fldChar w:fldCharType="end"/>
      </w:r>
    </w:p>
    <w:p w14:paraId="3B8553BD"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513" w:author=" " w:date="2025-09-10T08:50:00Z">
            <w:rPr/>
          </w:rPrChange>
        </w:rPr>
        <w:instrText xml:space="preserve"> HYPERLINK "https://www.zotero.org/google-docs/?AUWveN" \h </w:instrText>
      </w:r>
      <w:r>
        <w:fldChar w:fldCharType="separate"/>
      </w:r>
      <w:r>
        <w:rPr>
          <w:lang w:val="en-GB"/>
        </w:rPr>
        <w:t>Socolar, J.B., Gilroy, J.J., Kunin, W.E., Edwards, D.P., 2016. How Should Beta-Diversity Inform Biodiversity Conservation? Trends in Ecology &amp; Evolution 31, 67–80. https://doi.org/10.1016/j.tree.2015.11.005</w:t>
      </w:r>
      <w:r>
        <w:rPr>
          <w:lang w:val="en-GB"/>
        </w:rPr>
        <w:fldChar w:fldCharType="end"/>
      </w:r>
    </w:p>
    <w:p w14:paraId="04EA52FB"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514" w:author=" " w:date="2025-09-10T08:50:00Z">
            <w:rPr/>
          </w:rPrChange>
        </w:rPr>
        <w:instrText xml:space="preserve"> HYPERLINK "https://www.zotero.org/google-docs/?AUWveN" \h </w:instrText>
      </w:r>
      <w:r>
        <w:fldChar w:fldCharType="separate"/>
      </w:r>
      <w:r>
        <w:rPr>
          <w:lang w:val="en-GB"/>
        </w:rPr>
        <w:t>Thibaud, J.M., Schulz, H.J., de Gama, M.M., 2004. Synopses on Palearctic Collembola, Senckenberg Museum of Natural History. ed, Synopses on Palaearctic Collembola. Görlitz.</w:t>
      </w:r>
      <w:r>
        <w:rPr>
          <w:lang w:val="en-GB"/>
        </w:rPr>
        <w:fldChar w:fldCharType="end"/>
      </w:r>
    </w:p>
    <w:p w14:paraId="2C7E0814"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515" w:author=" " w:date="2025-09-10T08:50:00Z">
            <w:rPr/>
          </w:rPrChange>
        </w:rPr>
        <w:instrText xml:space="preserve"> HYPERLINK "https://www.zotero.org/google-docs/?AUWveN" \h </w:instrText>
      </w:r>
      <w:r>
        <w:fldChar w:fldCharType="separate"/>
      </w:r>
      <w:r>
        <w:rPr>
          <w:lang w:val="en-GB"/>
        </w:rPr>
        <w:t>Thomas, C.G., Holland, J.M., Brown, N.J., 2002. The spatial distribution of carabid beetles in agricultural landscapes., in: The Agroecology of Carabid Beetles. pp. 305–344.</w:t>
      </w:r>
      <w:r>
        <w:rPr>
          <w:lang w:val="en-GB"/>
        </w:rPr>
        <w:fldChar w:fldCharType="end"/>
      </w:r>
    </w:p>
    <w:p w14:paraId="7A08B723"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516" w:author=" " w:date="2025-09-10T08:50:00Z">
            <w:rPr/>
          </w:rPrChange>
        </w:rPr>
        <w:instrText xml:space="preserve"> HYPERLINK "https://www.zotero.org/google-docs/?AUWveN" \h </w:instrText>
      </w:r>
      <w:r>
        <w:fldChar w:fldCharType="separate"/>
      </w:r>
      <w:r>
        <w:rPr>
          <w:lang w:val="en-GB"/>
        </w:rPr>
        <w:t>Thuiller, W., Calderón-Sanou, I., Chalmandrier, L., Gaüzère, P., O’Connor, L.M.J., Ohlmann, M., Poggiato, G., Münkemüller, T., 2024. Navigating the integration of biotic interactions in biogeography. Journal of Biogeography 51, 550–559. https://doi.org/10.1111/jbi.14734</w:t>
      </w:r>
      <w:r>
        <w:rPr>
          <w:lang w:val="en-GB"/>
        </w:rPr>
        <w:fldChar w:fldCharType="end"/>
      </w:r>
    </w:p>
    <w:p w14:paraId="3B66ABAE"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hyperlink r:id="rId32" w:tooltip="https://www.zotero.org/google-docs/?AUWveN" w:history="1">
        <w:r w:rsidR="00430C4D">
          <w:t xml:space="preserve">Touroult, J., Chaumet, S., Poncet, L., Siblet, J.-P., 2017. Diagnostic et recommandations pour une stratégie d’acquisition de connaissances naturalistes continentales. Tome </w:t>
        </w:r>
        <w:r w:rsidR="00430C4D">
          <w:lastRenderedPageBreak/>
          <w:t>I : Analyse des besoins et des dispositifs existants. (No. MNHN-04283181).</w:t>
        </w:r>
      </w:hyperlink>
    </w:p>
    <w:p w14:paraId="6CD516B0"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hyperlink r:id="rId33" w:tooltip="https://www.zotero.org/google-docs/?AUWveN" w:history="1">
        <w:r w:rsidR="00430C4D">
          <w:t>Vandel, A., 1962. Isopodes terrestres - Deuxième partie, Office central de faunistique. ed, Faune de France. P. Lechevalier, Paris.</w:t>
        </w:r>
      </w:hyperlink>
    </w:p>
    <w:p w14:paraId="45D44E08"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hyperlink r:id="rId34" w:tooltip="https://www.zotero.org/google-docs/?AUWveN" w:history="1">
        <w:r w:rsidR="00430C4D">
          <w:t xml:space="preserve">Vandel, A., 1960. Isopodes terrestres - Première partie, Faune de France. </w:t>
        </w:r>
        <w:r w:rsidR="00430C4D">
          <w:rPr>
            <w:lang w:val="en-GB"/>
          </w:rPr>
          <w:t>Paul Lechevalier, Paris.</w:t>
        </w:r>
      </w:hyperlink>
    </w:p>
    <w:p w14:paraId="7CC2588D"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r>
        <w:fldChar w:fldCharType="begin"/>
      </w:r>
      <w:r>
        <w:rPr>
          <w:lang w:val="en-GB"/>
          <w:rPrChange w:id="517" w:author=" " w:date="2025-09-10T08:50:00Z">
            <w:rPr/>
          </w:rPrChange>
        </w:rPr>
        <w:instrText xml:space="preserve"> HYPERLINK "https://www.zotero.org/google-docs/?AUWveN" \h </w:instrText>
      </w:r>
      <w:r>
        <w:fldChar w:fldCharType="separate"/>
      </w:r>
      <w:r>
        <w:rPr>
          <w:lang w:val="en-GB"/>
        </w:rPr>
        <w:t xml:space="preserve">Venn, S., 2016. To fly or not to fly: Factors influencing the flight capacity of carabid beetles (Coleoptera: Carabidae). </w:t>
      </w:r>
      <w:r>
        <w:t>Eur. J. Entomol. 113, 587–600. https://doi.org/10.14411/eje.2016.079</w:t>
      </w:r>
      <w:r>
        <w:fldChar w:fldCharType="end"/>
      </w:r>
    </w:p>
    <w:p w14:paraId="46CC1CA6"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rPr>
      </w:pPr>
      <w:hyperlink r:id="rId35" w:tooltip="https://www.zotero.org/google-docs/?AUWveN" w:history="1">
        <w:r w:rsidR="00430C4D">
          <w:t>Villenave, C., Chauvin, C., Henaux, M., Trap, J., 2022. Impact des pratiques agricoles sur l’état biologique du sol : SIPANEMA, un outil d’aide à la décision basé sur les nématodes. Étude et Gestion des Sols 29, 199–209.</w:t>
        </w:r>
      </w:hyperlink>
    </w:p>
    <w:p w14:paraId="1F73D6DC" w14:textId="77777777" w:rsidR="00E94D77" w:rsidRDefault="0012294E">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hyperlink r:id="rId36" w:tooltip="https://www.zotero.org/google-docs/?AUWveN" w:history="1">
        <w:r w:rsidR="00430C4D">
          <w:t xml:space="preserve">Villenave, C., Jimenez, A., Guernion, M., Pérès, G., Cluzea, D., Mateille, T., Martiny, B., Fargette, M., Tavoillot, J., 2013. </w:t>
        </w:r>
        <w:r w:rsidR="00430C4D">
          <w:rPr>
            <w:lang w:val="en-GB"/>
          </w:rPr>
          <w:t>Nematodes for Soil Quality Monitoring: Results from the RMQS BioDiv Programme. OJSS 03, 30–45. https://doi.org/10.4236/ojss.2013.31005</w:t>
        </w:r>
      </w:hyperlink>
    </w:p>
    <w:p w14:paraId="3A06857F"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518" w:author=" " w:date="2025-09-10T08:50:00Z">
            <w:rPr/>
          </w:rPrChange>
        </w:rPr>
        <w:instrText xml:space="preserve"> HYPERLINK "https://www.zotero.org/google-docs/?AUWveN" \h </w:instrText>
      </w:r>
      <w:r>
        <w:fldChar w:fldCharType="separate"/>
      </w:r>
      <w:r>
        <w:rPr>
          <w:lang w:val="en-GB"/>
        </w:rPr>
        <w:t>Violle, C., Thuiller, W., Mouquet, N., Munoz, F., Kraft, N.J.B., Cadotte, M.W., Livingstone, S.W., Mouillot, D., 2017. Functional Rarity: The Ecology of Outliers. Trends in Ecology &amp; Evolution 32, 356–367. https://doi.org/10.1016/j.tree.2017.02.002</w:t>
      </w:r>
      <w:r>
        <w:rPr>
          <w:lang w:val="en-GB"/>
        </w:rPr>
        <w:fldChar w:fldCharType="end"/>
      </w:r>
    </w:p>
    <w:p w14:paraId="273C2F3B"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519" w:author=" " w:date="2025-09-10T08:50:00Z">
            <w:rPr/>
          </w:rPrChange>
        </w:rPr>
        <w:instrText xml:space="preserve"> HYPERLINK "https://www.zotero.org/google-docs/?AUWveN" \h </w:instrText>
      </w:r>
      <w:r>
        <w:fldChar w:fldCharType="separate"/>
      </w:r>
      <w:r>
        <w:rPr>
          <w:lang w:val="en-GB"/>
        </w:rPr>
        <w:t>Wagner, D.L., Liebherr, J.K., 1992. Flightlessness in insects. Trends in Ecology &amp; Evolution 7, 216–220. https://doi.org/10.1016/0169-5347(92)90047-F</w:t>
      </w:r>
      <w:r>
        <w:rPr>
          <w:lang w:val="en-GB"/>
        </w:rPr>
        <w:fldChar w:fldCharType="end"/>
      </w:r>
    </w:p>
    <w:p w14:paraId="4AECB8F5"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520" w:author=" " w:date="2025-09-10T08:50:00Z">
            <w:rPr/>
          </w:rPrChange>
        </w:rPr>
        <w:instrText xml:space="preserve"> HYPERLINK "https://www.zotero.org/google-docs/?AUWveN" \h </w:instrText>
      </w:r>
      <w:r>
        <w:fldChar w:fldCharType="separate"/>
      </w:r>
      <w:r>
        <w:rPr>
          <w:lang w:val="en-GB"/>
        </w:rPr>
        <w:t>Wall, D.H., Nielsen, U.N., Six, J., 2015. Soil biodiversity and human health. Nature 528, 69–76. https://doi.org/10.1038/nature15744</w:t>
      </w:r>
      <w:r>
        <w:rPr>
          <w:lang w:val="en-GB"/>
        </w:rPr>
        <w:fldChar w:fldCharType="end"/>
      </w:r>
    </w:p>
    <w:p w14:paraId="768076A0"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521" w:author=" " w:date="2025-09-10T08:50:00Z">
            <w:rPr/>
          </w:rPrChange>
        </w:rPr>
        <w:instrText xml:space="preserve"> HYPERLINK "https://www.zotero.org/google-docs/?AUWveN" \h </w:instrText>
      </w:r>
      <w:r>
        <w:fldChar w:fldCharType="separate"/>
      </w:r>
      <w:r>
        <w:rPr>
          <w:lang w:val="en-GB"/>
        </w:rPr>
        <w:t>Zeiss, R., Eisenhauer, N., Orgiazzi, A., Rillig, M., Buscot, F., Jones, A., Lehmann, A., Reitz, T., Smith, L., Guerra, C.A., 2022. Challenges of and opportunities for protecting European soil biodiversity. Conservation Biology 36, e13930. https://doi.org/10.1111/cobi.13930</w:t>
      </w:r>
      <w:r>
        <w:rPr>
          <w:lang w:val="en-GB"/>
        </w:rPr>
        <w:fldChar w:fldCharType="end"/>
      </w:r>
    </w:p>
    <w:p w14:paraId="3953E058" w14:textId="77777777" w:rsidR="00E94D77" w:rsidRDefault="00430C4D">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left="720" w:hanging="720"/>
        <w:rPr>
          <w:rFonts w:ascii="Roboto Serif Light" w:eastAsia="Roboto Serif Light" w:hAnsi="Roboto Serif Light" w:cs="Roboto Serif Light"/>
          <w:lang w:val="en-GB"/>
        </w:rPr>
      </w:pPr>
      <w:r>
        <w:fldChar w:fldCharType="begin"/>
      </w:r>
      <w:r>
        <w:rPr>
          <w:lang w:val="en-GB"/>
          <w:rPrChange w:id="522" w:author=" " w:date="2025-09-10T08:50:00Z">
            <w:rPr/>
          </w:rPrChange>
        </w:rPr>
        <w:instrText xml:space="preserve"> HYPERLINK "https://www.zotero.org/google-docs/?AUWveN" \h </w:instrText>
      </w:r>
      <w:r>
        <w:fldChar w:fldCharType="separate"/>
      </w:r>
      <w:r>
        <w:rPr>
          <w:lang w:val="en-GB"/>
        </w:rPr>
        <w:t>Zimmer, M., 2002. Nutrition in terrestrial isopods (Isopoda: Oniscidea): an evolutionary-ecological approach. Biological Reviews 77, 455–493. https://doi.org/10.1017/S1464793102005912</w:t>
      </w:r>
      <w:r>
        <w:rPr>
          <w:lang w:val="en-GB"/>
        </w:rPr>
        <w:fldChar w:fldCharType="end"/>
      </w:r>
    </w:p>
    <w:p w14:paraId="61D2727F" w14:textId="77777777" w:rsidR="00E94D77" w:rsidRDefault="00E94D77">
      <w:pPr>
        <w:keepNext/>
        <w:keepLines/>
        <w:tabs>
          <w:tab w:val="center" w:pos="1203"/>
        </w:tabs>
        <w:spacing w:after="252" w:line="480" w:lineRule="auto"/>
        <w:ind w:left="-15"/>
        <w:jc w:val="both"/>
        <w:rPr>
          <w:rFonts w:ascii="Roboto Serif Light" w:eastAsia="Roboto Serif Light" w:hAnsi="Roboto Serif Light" w:cs="Roboto Serif Light"/>
          <w:lang w:val="en-GB"/>
        </w:rPr>
      </w:pPr>
    </w:p>
    <w:p w14:paraId="617F6CDE" w14:textId="77777777" w:rsidR="00E94D77" w:rsidRDefault="00E94D77">
      <w:pPr>
        <w:keepNext/>
        <w:keepLines/>
        <w:tabs>
          <w:tab w:val="center" w:pos="1203"/>
        </w:tabs>
        <w:spacing w:after="252" w:line="480" w:lineRule="auto"/>
        <w:ind w:left="-15"/>
        <w:jc w:val="both"/>
        <w:rPr>
          <w:rFonts w:ascii="Roboto Serif Light" w:eastAsia="Roboto Serif Light" w:hAnsi="Roboto Serif Light" w:cs="Roboto Serif Light"/>
          <w:lang w:val="en-GB"/>
        </w:rPr>
      </w:pPr>
    </w:p>
    <w:p w14:paraId="70806EB7" w14:textId="77777777" w:rsidR="00E94D77" w:rsidRDefault="00430C4D">
      <w:pPr>
        <w:keepNext/>
        <w:keepLines/>
        <w:tabs>
          <w:tab w:val="center" w:pos="1203"/>
        </w:tabs>
        <w:spacing w:after="252" w:line="480" w:lineRule="auto"/>
        <w:ind w:left="-15"/>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Annexes</w:t>
      </w:r>
    </w:p>
    <w:p w14:paraId="0A245C2B" w14:textId="77777777" w:rsidR="00E94D77" w:rsidRDefault="00430C4D">
      <w:pPr>
        <w:keepNext/>
        <w:keepLines/>
        <w:tabs>
          <w:tab w:val="center" w:pos="1203"/>
        </w:tabs>
        <w:spacing w:after="252" w:line="480" w:lineRule="auto"/>
        <w:ind w:left="-15"/>
        <w:jc w:val="both"/>
        <w:rPr>
          <w:rFonts w:ascii="Roboto Serif" w:eastAsia="Roboto Serif" w:hAnsi="Roboto Serif" w:cs="Roboto Serif"/>
          <w:b/>
          <w:lang w:val="en-GB"/>
        </w:rPr>
      </w:pPr>
      <w:r>
        <w:rPr>
          <w:rFonts w:ascii="Roboto Serif" w:eastAsia="Roboto Serif" w:hAnsi="Roboto Serif" w:cs="Roboto Serif"/>
          <w:b/>
          <w:lang w:val="en-GB"/>
        </w:rPr>
        <w:t>Taxa list</w:t>
      </w:r>
    </w:p>
    <w:p w14:paraId="2FF09080" w14:textId="77777777" w:rsidR="00E94D77" w:rsidRDefault="00430C4D">
      <w:pPr>
        <w:keepNext/>
        <w:keepLines/>
        <w:tabs>
          <w:tab w:val="center" w:pos="1203"/>
        </w:tabs>
        <w:spacing w:after="252" w:line="480" w:lineRule="auto"/>
        <w:ind w:left="-15"/>
        <w:jc w:val="both"/>
        <w:rPr>
          <w:rFonts w:ascii="Roboto Serif Light" w:eastAsia="Roboto Serif Light" w:hAnsi="Roboto Serif Light" w:cs="Roboto Serif Light"/>
          <w:lang w:val="en-GB"/>
        </w:rPr>
      </w:pPr>
      <w:r>
        <w:fldChar w:fldCharType="begin"/>
      </w:r>
      <w:r>
        <w:rPr>
          <w:lang w:val="en-GB"/>
          <w:rPrChange w:id="523" w:author=" " w:date="2025-09-10T08:50:00Z">
            <w:rPr/>
          </w:rPrChange>
        </w:rPr>
        <w:instrText xml:space="preserve"> HYPERLINK "https://docs.google.com/spreadsheets/d/1T_8r4g1-YYt9iMah-dyAy9X5B78C3Mayz2b9KoF8LZE/edit?hl=fr&amp;gid=0" \l "gid=0" \h </w:instrText>
      </w:r>
      <w:r>
        <w:fldChar w:fldCharType="separate"/>
      </w:r>
      <w:r>
        <w:rPr>
          <w:rFonts w:ascii="Roboto Serif Light" w:eastAsia="Roboto Serif Light" w:hAnsi="Roboto Serif Light" w:cs="Roboto Serif Light"/>
          <w:color w:val="0000EE"/>
          <w:u w:val="single"/>
          <w:lang w:val="en-GB"/>
        </w:rPr>
        <w:t>Liste esp RMQS</w:t>
      </w:r>
      <w:r>
        <w:rPr>
          <w:rFonts w:ascii="Roboto Serif Light" w:eastAsia="Roboto Serif Light" w:hAnsi="Roboto Serif Light" w:cs="Roboto Serif Light"/>
          <w:color w:val="0000EE"/>
          <w:u w:val="single"/>
          <w:lang w:val="en-GB"/>
        </w:rPr>
        <w:fldChar w:fldCharType="end"/>
      </w:r>
    </w:p>
    <w:p w14:paraId="3AE43ECA" w14:textId="77777777" w:rsidR="00E94D77" w:rsidRDefault="00E94D77">
      <w:pPr>
        <w:keepNext/>
        <w:keepLines/>
        <w:tabs>
          <w:tab w:val="center" w:pos="1203"/>
        </w:tabs>
        <w:spacing w:after="252" w:line="480" w:lineRule="auto"/>
        <w:ind w:left="-15"/>
        <w:jc w:val="both"/>
        <w:rPr>
          <w:rFonts w:ascii="Roboto Serif Light" w:eastAsia="Roboto Serif Light" w:hAnsi="Roboto Serif Light" w:cs="Roboto Serif Light"/>
          <w:lang w:val="en-GB"/>
        </w:rPr>
      </w:pPr>
    </w:p>
    <w:p w14:paraId="61499F60" w14:textId="77777777" w:rsidR="00E94D77" w:rsidRDefault="00430C4D">
      <w:pPr>
        <w:keepNext/>
        <w:keepLines/>
        <w:tabs>
          <w:tab w:val="center" w:pos="1203"/>
        </w:tabs>
        <w:spacing w:after="252" w:line="480" w:lineRule="auto"/>
        <w:ind w:left="-15"/>
        <w:jc w:val="both"/>
        <w:rPr>
          <w:rFonts w:ascii="Roboto Serif Light" w:eastAsia="Roboto Serif Light" w:hAnsi="Roboto Serif Light" w:cs="Roboto Serif Light"/>
          <w:lang w:val="en-GB"/>
        </w:rPr>
      </w:pPr>
      <w:r>
        <w:rPr>
          <w:lang w:val="en-GB"/>
        </w:rPr>
        <w:br w:type="page" w:clear="all"/>
      </w:r>
    </w:p>
    <w:p w14:paraId="60741777" w14:textId="77777777" w:rsidR="00E94D77" w:rsidRDefault="00430C4D">
      <w:pPr>
        <w:spacing w:line="480" w:lineRule="auto"/>
        <w:jc w:val="both"/>
        <w:rPr>
          <w:ins w:id="524" w:author=" " w:date="2025-09-11T08:48:00Z"/>
          <w:lang w:val="en-GB"/>
        </w:rPr>
      </w:pPr>
      <w:ins w:id="525" w:author=" " w:date="2025-09-11T08:48:00Z">
        <w:r>
          <w:rPr>
            <w:rFonts w:ascii="Roboto Serif Light" w:eastAsia="Roboto Serif Light" w:hAnsi="Roboto Serif Light" w:cs="Roboto Serif Light"/>
            <w:noProof/>
            <w:color w:val="4A86E8"/>
            <w:lang w:val="fr-FR"/>
          </w:rPr>
          <w:lastRenderedPageBreak/>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7952</wp:posOffset>
                  </wp:positionV>
                  <wp:extent cx="6376946" cy="3821745"/>
                  <wp:effectExtent l="0" t="0" r="5080" b="7620"/>
                  <wp:wrapNone/>
                  <wp:docPr id="1" name="Groupe 6"/>
                  <wp:cNvGraphicFramePr/>
                  <a:graphic xmlns:a="http://schemas.openxmlformats.org/drawingml/2006/main">
                    <a:graphicData uri="http://schemas.microsoft.com/office/word/2010/wordprocessingGroup">
                      <wpg:wgp>
                        <wpg:cNvGrpSpPr/>
                        <wpg:grpSpPr bwMode="auto">
                          <a:xfrm>
                            <a:off x="0" y="0"/>
                            <a:ext cx="6376946" cy="3821745"/>
                            <a:chOff x="0" y="0"/>
                            <a:chExt cx="9312443" cy="5651343"/>
                          </a:xfrm>
                        </wpg:grpSpPr>
                        <wpg:grpSp>
                          <wpg:cNvPr id="2" name="Groupe 2"/>
                          <wpg:cNvGrpSpPr/>
                          <wpg:grpSpPr bwMode="auto">
                            <a:xfrm>
                              <a:off x="0" y="95530"/>
                              <a:ext cx="9312443" cy="5555813"/>
                              <a:chOff x="0" y="95530"/>
                              <a:chExt cx="9312443" cy="5555813"/>
                            </a:xfrm>
                          </wpg:grpSpPr>
                          <pic:pic xmlns:pic="http://schemas.openxmlformats.org/drawingml/2006/picture">
                            <pic:nvPicPr>
                              <pic:cNvPr id="8" name="Image 8"/>
                              <pic:cNvPicPr>
                                <a:picLocks noChangeAspect="1"/>
                              </pic:cNvPicPr>
                            </pic:nvPicPr>
                            <pic:blipFill>
                              <a:blip r:embed="rId37"/>
                              <a:srcRect l="25097" r="9069"/>
                              <a:stretch/>
                            </pic:blipFill>
                            <pic:spPr bwMode="auto">
                              <a:xfrm>
                                <a:off x="0" y="95530"/>
                                <a:ext cx="5486387" cy="5555813"/>
                              </a:xfrm>
                              <a:prstGeom prst="rect">
                                <a:avLst/>
                              </a:prstGeom>
                            </pic:spPr>
                          </pic:pic>
                          <wpg:grpSp>
                            <wpg:cNvPr id="3" name="Groupe 3"/>
                            <wpg:cNvGrpSpPr/>
                            <wpg:grpSpPr bwMode="auto">
                              <a:xfrm>
                                <a:off x="5526740" y="144304"/>
                                <a:ext cx="3630613" cy="2726416"/>
                                <a:chOff x="5526740" y="144304"/>
                                <a:chExt cx="7953829" cy="5972937"/>
                              </a:xfrm>
                            </wpg:grpSpPr>
                            <pic:pic xmlns:pic="http://schemas.openxmlformats.org/drawingml/2006/picture">
                              <pic:nvPicPr>
                                <pic:cNvPr id="10" name="Image 10"/>
                                <pic:cNvPicPr>
                                  <a:picLocks noChangeAspect="1"/>
                                </pic:cNvPicPr>
                              </pic:nvPicPr>
                              <pic:blipFill>
                                <a:blip r:embed="rId38"/>
                                <a:srcRect l="7224" r="-1"/>
                                <a:stretch/>
                              </pic:blipFill>
                              <pic:spPr bwMode="auto">
                                <a:xfrm>
                                  <a:off x="5526740" y="2159273"/>
                                  <a:ext cx="3195900" cy="1938488"/>
                                </a:xfrm>
                                <a:prstGeom prst="rect">
                                  <a:avLst/>
                                </a:prstGeom>
                              </pic:spPr>
                            </pic:pic>
                            <pic:pic xmlns:pic="http://schemas.openxmlformats.org/drawingml/2006/picture">
                              <pic:nvPicPr>
                                <pic:cNvPr id="11" name="Image 11"/>
                                <pic:cNvPicPr>
                                  <a:picLocks noChangeAspect="1"/>
                                </pic:cNvPicPr>
                              </pic:nvPicPr>
                              <pic:blipFill>
                                <a:blip r:embed="rId39"/>
                                <a:srcRect l="2767" r="3670"/>
                                <a:stretch/>
                              </pic:blipFill>
                              <pic:spPr bwMode="auto">
                                <a:xfrm>
                                  <a:off x="8210474" y="4162739"/>
                                  <a:ext cx="3222171" cy="1937999"/>
                                </a:xfrm>
                                <a:prstGeom prst="rect">
                                  <a:avLst/>
                                </a:prstGeom>
                              </pic:spPr>
                            </pic:pic>
                            <pic:pic xmlns:pic="http://schemas.openxmlformats.org/drawingml/2006/picture">
                              <pic:nvPicPr>
                                <pic:cNvPr id="12" name="Image 12"/>
                                <pic:cNvPicPr>
                                  <a:picLocks noChangeAspect="1"/>
                                </pic:cNvPicPr>
                              </pic:nvPicPr>
                              <pic:blipFill>
                                <a:blip r:embed="rId40"/>
                                <a:stretch/>
                              </pic:blipFill>
                              <pic:spPr bwMode="auto">
                                <a:xfrm>
                                  <a:off x="5526740" y="4166235"/>
                                  <a:ext cx="2595327" cy="1946496"/>
                                </a:xfrm>
                                <a:prstGeom prst="rect">
                                  <a:avLst/>
                                </a:prstGeom>
                              </pic:spPr>
                            </pic:pic>
                            <pic:pic xmlns:pic="http://schemas.openxmlformats.org/drawingml/2006/picture">
                              <pic:nvPicPr>
                                <pic:cNvPr id="13" name="Image 13"/>
                                <pic:cNvPicPr>
                                  <a:picLocks noChangeAspect="1"/>
                                </pic:cNvPicPr>
                              </pic:nvPicPr>
                              <pic:blipFill>
                                <a:blip r:embed="rId41"/>
                                <a:stretch/>
                              </pic:blipFill>
                              <pic:spPr bwMode="auto">
                                <a:xfrm>
                                  <a:off x="10893190" y="144304"/>
                                  <a:ext cx="2584649" cy="1938487"/>
                                </a:xfrm>
                                <a:prstGeom prst="rect">
                                  <a:avLst/>
                                </a:prstGeom>
                              </pic:spPr>
                            </pic:pic>
                            <pic:pic xmlns:pic="http://schemas.openxmlformats.org/drawingml/2006/picture">
                              <pic:nvPicPr>
                                <pic:cNvPr id="14" name="Image 14"/>
                                <pic:cNvPicPr>
                                  <a:picLocks noChangeAspect="1"/>
                                </pic:cNvPicPr>
                              </pic:nvPicPr>
                              <pic:blipFill>
                                <a:blip r:embed="rId42"/>
                                <a:srcRect l="39119" r="2451"/>
                                <a:stretch/>
                              </pic:blipFill>
                              <pic:spPr bwMode="auto">
                                <a:xfrm>
                                  <a:off x="11463084" y="2164273"/>
                                  <a:ext cx="2017486" cy="1946495"/>
                                </a:xfrm>
                                <a:prstGeom prst="rect">
                                  <a:avLst/>
                                </a:prstGeom>
                              </pic:spPr>
                            </pic:pic>
                            <pic:pic xmlns:pic="http://schemas.openxmlformats.org/drawingml/2006/picture">
                              <pic:nvPicPr>
                                <pic:cNvPr id="15" name="Image 15"/>
                                <pic:cNvPicPr>
                                  <a:picLocks noChangeAspect="1"/>
                                </pic:cNvPicPr>
                              </pic:nvPicPr>
                              <pic:blipFill>
                                <a:blip r:embed="rId43"/>
                                <a:stretch/>
                              </pic:blipFill>
                              <pic:spPr bwMode="auto">
                                <a:xfrm>
                                  <a:off x="11523337" y="4162739"/>
                                  <a:ext cx="1954502" cy="1954502"/>
                                </a:xfrm>
                                <a:prstGeom prst="rect">
                                  <a:avLst/>
                                </a:prstGeom>
                              </pic:spPr>
                            </pic:pic>
                            <pic:pic xmlns:pic="http://schemas.openxmlformats.org/drawingml/2006/picture">
                              <pic:nvPicPr>
                                <pic:cNvPr id="16" name="Image 16"/>
                                <pic:cNvPicPr>
                                  <a:picLocks noChangeAspect="1"/>
                                </pic:cNvPicPr>
                              </pic:nvPicPr>
                              <pic:blipFill>
                                <a:blip r:embed="rId44"/>
                                <a:stretch/>
                              </pic:blipFill>
                              <pic:spPr bwMode="auto">
                                <a:xfrm>
                                  <a:off x="8797626" y="2164273"/>
                                  <a:ext cx="2606002" cy="1954502"/>
                                </a:xfrm>
                                <a:prstGeom prst="rect">
                                  <a:avLst/>
                                </a:prstGeom>
                              </pic:spPr>
                            </pic:pic>
                            <pic:pic xmlns:pic="http://schemas.openxmlformats.org/drawingml/2006/picture">
                              <pic:nvPicPr>
                                <pic:cNvPr id="17" name="Image 17"/>
                                <pic:cNvPicPr>
                                  <a:picLocks noChangeAspect="1"/>
                                </pic:cNvPicPr>
                              </pic:nvPicPr>
                              <pic:blipFill>
                                <a:blip r:embed="rId45"/>
                                <a:stretch/>
                              </pic:blipFill>
                              <pic:spPr bwMode="auto">
                                <a:xfrm>
                                  <a:off x="8210474" y="144304"/>
                                  <a:ext cx="2595327" cy="1946495"/>
                                </a:xfrm>
                                <a:prstGeom prst="rect">
                                  <a:avLst/>
                                </a:prstGeom>
                              </pic:spPr>
                            </pic:pic>
                            <pic:pic xmlns:pic="http://schemas.openxmlformats.org/drawingml/2006/picture">
                              <pic:nvPicPr>
                                <pic:cNvPr id="18" name="Image 18"/>
                                <pic:cNvPicPr>
                                  <a:picLocks noChangeAspect="1"/>
                                </pic:cNvPicPr>
                              </pic:nvPicPr>
                              <pic:blipFill>
                                <a:blip r:embed="rId46"/>
                                <a:stretch/>
                              </pic:blipFill>
                              <pic:spPr bwMode="auto">
                                <a:xfrm>
                                  <a:off x="5527758" y="144304"/>
                                  <a:ext cx="2595327" cy="1946495"/>
                                </a:xfrm>
                                <a:prstGeom prst="rect">
                                  <a:avLst/>
                                </a:prstGeom>
                              </pic:spPr>
                            </pic:pic>
                          </wpg:grpSp>
                          <pic:pic xmlns:pic="http://schemas.openxmlformats.org/drawingml/2006/picture">
                            <pic:nvPicPr>
                              <pic:cNvPr id="19" name="Image 19"/>
                              <pic:cNvPicPr>
                                <a:picLocks noChangeAspect="1"/>
                              </pic:cNvPicPr>
                            </pic:nvPicPr>
                            <pic:blipFill>
                              <a:blip r:embed="rId37"/>
                              <a:srcRect l="8157" t="38455" r="75348" b="41136"/>
                              <a:stretch/>
                            </pic:blipFill>
                            <pic:spPr bwMode="auto">
                              <a:xfrm>
                                <a:off x="320915" y="3822068"/>
                                <a:ext cx="1895295" cy="1563249"/>
                              </a:xfrm>
                              <a:prstGeom prst="rect">
                                <a:avLst/>
                              </a:prstGeom>
                            </pic:spPr>
                          </pic:pic>
                          <pic:pic xmlns:pic="http://schemas.openxmlformats.org/drawingml/2006/picture">
                            <pic:nvPicPr>
                              <pic:cNvPr id="20" name="Image 20"/>
                              <pic:cNvPicPr>
                                <a:picLocks noChangeAspect="1"/>
                              </pic:cNvPicPr>
                            </pic:nvPicPr>
                            <pic:blipFill>
                              <a:blip r:embed="rId47"/>
                              <a:stretch/>
                            </pic:blipFill>
                            <pic:spPr bwMode="auto">
                              <a:xfrm>
                                <a:off x="5411338" y="3012963"/>
                                <a:ext cx="3901106" cy="2609442"/>
                              </a:xfrm>
                              <a:prstGeom prst="rect">
                                <a:avLst/>
                              </a:prstGeom>
                            </pic:spPr>
                          </pic:pic>
                        </wpg:grpSp>
                        <wps:wsp>
                          <wps:cNvPr id="21" name="Zone de texte 21"/>
                          <wps:cNvSpPr txBox="1"/>
                          <wps:spPr bwMode="auto">
                            <a:xfrm>
                              <a:off x="411354" y="0"/>
                              <a:ext cx="467995" cy="627380"/>
                            </a:xfrm>
                            <a:prstGeom prst="rect">
                              <a:avLst/>
                            </a:prstGeom>
                            <a:noFill/>
                          </wps:spPr>
                          <wps:txbx>
                            <w:txbxContent>
                              <w:p w14:paraId="3A756413" w14:textId="77777777" w:rsidR="00E94D77" w:rsidRPr="00E94D77" w:rsidRDefault="00430C4D">
                                <w:pPr>
                                  <w:pStyle w:val="NormalWeb"/>
                                  <w:spacing w:before="0" w:beforeAutospacing="0" w:after="0" w:afterAutospacing="0"/>
                                  <w:rPr>
                                    <w:sz w:val="36"/>
                                    <w:szCs w:val="36"/>
                                    <w:rPrChange w:id="526" w:author=" " w:date="2025-09-11T08:48:00Z">
                                      <w:rPr/>
                                    </w:rPrChange>
                                  </w:rPr>
                                </w:pPr>
                                <w:r>
                                  <w:rPr>
                                    <w:rFonts w:asciiTheme="minorHAnsi" w:hAnsi="Cambria" w:cstheme="minorBidi"/>
                                    <w:color w:val="000000" w:themeColor="text1"/>
                                    <w:sz w:val="36"/>
                                    <w:szCs w:val="36"/>
                                    <w:rPrChange w:id="527" w:author=" " w:date="2025-09-11T08:48:00Z">
                                      <w:rPr>
                                        <w:rFonts w:asciiTheme="minorHAnsi" w:hAnsi="Cambria" w:cstheme="minorBidi"/>
                                        <w:color w:val="000000" w:themeColor="text1"/>
                                        <w:sz w:val="72"/>
                                        <w:szCs w:val="72"/>
                                      </w:rPr>
                                    </w:rPrChange>
                                  </w:rPr>
                                  <w:t>A</w:t>
                                </w:r>
                              </w:p>
                            </w:txbxContent>
                          </wps:txbx>
                          <wps:bodyPr wrap="square" rtlCol="0">
                            <a:noAutofit/>
                          </wps:bodyPr>
                        </wps:wsp>
                        <wps:wsp>
                          <wps:cNvPr id="22" name="Zone de texte 22"/>
                          <wps:cNvSpPr txBox="1"/>
                          <wps:spPr bwMode="auto">
                            <a:xfrm>
                              <a:off x="5440423" y="0"/>
                              <a:ext cx="462915" cy="627380"/>
                            </a:xfrm>
                            <a:prstGeom prst="rect">
                              <a:avLst/>
                            </a:prstGeom>
                            <a:noFill/>
                          </wps:spPr>
                          <wps:txbx>
                            <w:txbxContent>
                              <w:p w14:paraId="2C46C10B" w14:textId="77777777" w:rsidR="00E94D77" w:rsidRPr="00E94D77" w:rsidRDefault="00430C4D">
                                <w:pPr>
                                  <w:pStyle w:val="NormalWeb"/>
                                  <w:spacing w:before="0" w:beforeAutospacing="0" w:after="0" w:afterAutospacing="0"/>
                                  <w:rPr>
                                    <w:sz w:val="36"/>
                                    <w:szCs w:val="36"/>
                                    <w:rPrChange w:id="528" w:author=" " w:date="2025-09-11T08:48:00Z">
                                      <w:rPr/>
                                    </w:rPrChange>
                                  </w:rPr>
                                </w:pPr>
                                <w:r>
                                  <w:rPr>
                                    <w:rFonts w:asciiTheme="minorHAnsi" w:hAnsi="Cambria" w:cstheme="minorBidi"/>
                                    <w:color w:val="000000" w:themeColor="text1"/>
                                    <w:sz w:val="36"/>
                                    <w:szCs w:val="36"/>
                                    <w:rPrChange w:id="529" w:author=" " w:date="2025-09-11T08:48:00Z">
                                      <w:rPr>
                                        <w:rFonts w:asciiTheme="minorHAnsi" w:hAnsi="Cambria" w:cstheme="minorBidi"/>
                                        <w:color w:val="000000" w:themeColor="text1"/>
                                        <w:sz w:val="72"/>
                                        <w:szCs w:val="72"/>
                                      </w:rPr>
                                    </w:rPrChange>
                                  </w:rPr>
                                  <w:t>B</w:t>
                                </w:r>
                              </w:p>
                            </w:txbxContent>
                          </wps:txbx>
                          <wps:bodyPr wrap="square" rtlCol="0">
                            <a:noAutofit/>
                          </wps:bodyPr>
                        </wps:wsp>
                        <wps:wsp>
                          <wps:cNvPr id="23" name="Zone de texte 23"/>
                          <wps:cNvSpPr txBox="1"/>
                          <wps:spPr bwMode="auto">
                            <a:xfrm>
                              <a:off x="5486287" y="2877737"/>
                              <a:ext cx="440690" cy="627380"/>
                            </a:xfrm>
                            <a:prstGeom prst="rect">
                              <a:avLst/>
                            </a:prstGeom>
                            <a:noFill/>
                          </wps:spPr>
                          <wps:txbx>
                            <w:txbxContent>
                              <w:p w14:paraId="267582BC" w14:textId="77777777" w:rsidR="00E94D77" w:rsidRPr="00E94D77" w:rsidRDefault="00430C4D">
                                <w:pPr>
                                  <w:pStyle w:val="NormalWeb"/>
                                  <w:spacing w:before="0" w:beforeAutospacing="0" w:after="0" w:afterAutospacing="0"/>
                                  <w:rPr>
                                    <w:sz w:val="36"/>
                                    <w:szCs w:val="36"/>
                                    <w:rPrChange w:id="530" w:author=" " w:date="2025-09-11T08:48:00Z">
                                      <w:rPr/>
                                    </w:rPrChange>
                                  </w:rPr>
                                </w:pPr>
                                <w:r>
                                  <w:rPr>
                                    <w:rFonts w:asciiTheme="minorHAnsi" w:hAnsi="Cambria" w:cstheme="minorBidi"/>
                                    <w:color w:val="000000" w:themeColor="text1"/>
                                    <w:sz w:val="36"/>
                                    <w:szCs w:val="36"/>
                                    <w:rPrChange w:id="531" w:author=" " w:date="2025-09-11T08:48:00Z">
                                      <w:rPr>
                                        <w:rFonts w:asciiTheme="minorHAnsi" w:hAnsi="Cambria" w:cstheme="minorBidi"/>
                                        <w:color w:val="000000" w:themeColor="text1"/>
                                        <w:sz w:val="72"/>
                                        <w:szCs w:val="72"/>
                                      </w:rPr>
                                    </w:rPrChange>
                                  </w:rPr>
                                  <w: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e 6" o:spid="_x0000_s1026" style="position:absolute;left:0;text-align:left;margin-left:0;margin-top:.65pt;width:502.1pt;height:300.9pt;z-index:251659264;mso-position-horizontal:center;mso-position-horizontal-relative:margin;mso-width-relative:margin;mso-height-relative:margin" coordsize="93124,5651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">
                  <v:group id="Groupe 2" o:spid="_x0000_s1027" style="position:absolute;top:955;width:93124;height:55558" coordorigin=",955" coordsize="93124,5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8" type="#_x0000_t75" style="position:absolute;top:955;width:54863;height:55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">
                      <v:imagedata r:id="rId48" o:title="" cropleft="16448f" cropright="5943f"/>
                      <v:path arrowok="t"/>
                    </v:shape>
                    <v:group id="Groupe 3" o:spid="_x0000_s1029" style="position:absolute;left:55267;top:1443;width:36306;height:27264" coordorigin="55267,1443" coordsize="79538,5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Image 10" o:spid="_x0000_s1030" type="#_x0000_t75" style="position:absolute;left:55267;top:21592;width:31959;height:19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">
                        <v:imagedata r:id="rId49" o:title="" cropleft="4734f" cropright="-1f"/>
                        <v:path arrowok="t"/>
                      </v:shape>
                      <v:shape id="Image 11" o:spid="_x0000_s1031" type="#_x0000_t75" style="position:absolute;left:82104;top:41627;width:32222;height:19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">
                        <v:imagedata r:id="rId50" o:title="" cropleft="1813f" cropright="2405f"/>
                        <v:path arrowok="t"/>
                      </v:shape>
                      <v:shape id="Image 12" o:spid="_x0000_s1032" type="#_x0000_t75" style="position:absolute;left:55267;top:41662;width:25953;height:19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">
                        <v:imagedata r:id="rId51" o:title=""/>
                        <v:path arrowok="t"/>
                      </v:shape>
                      <v:shape id="Image 13" o:spid="_x0000_s1033" type="#_x0000_t75" style="position:absolute;left:108931;top:1443;width:25847;height:19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">
                        <v:imagedata r:id="rId52" o:title=""/>
                        <v:path arrowok="t"/>
                      </v:shape>
                      <v:shape id="Image 14" o:spid="_x0000_s1034" type="#_x0000_t75" style="position:absolute;left:114630;top:21642;width:20175;height:19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">
                        <v:imagedata r:id="rId53" o:title="" cropleft="25637f" cropright="1606f"/>
                        <v:path arrowok="t"/>
                      </v:shape>
                      <v:shape id="Image 15" o:spid="_x0000_s1035" type="#_x0000_t75" style="position:absolute;left:115233;top:41627;width:19545;height:19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">
                        <v:imagedata r:id="rId54" o:title=""/>
                        <v:path arrowok="t"/>
                      </v:shape>
                      <v:shape id="Image 16" o:spid="_x0000_s1036" type="#_x0000_t75" style="position:absolute;left:87976;top:21642;width:26060;height:19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">
                        <v:imagedata r:id="rId55" o:title=""/>
                        <v:path arrowok="t"/>
                      </v:shape>
                      <v:shape id="Image 17" o:spid="_x0000_s1037" type="#_x0000_t75" style="position:absolute;left:82104;top:1443;width:25954;height:19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">
                        <v:imagedata r:id="rId56" o:title=""/>
                        <v:path arrowok="t"/>
                      </v:shape>
                      <v:shape id="Image 18" o:spid="_x0000_s1038" type="#_x0000_t75" style="position:absolute;left:55277;top:1443;width:25953;height:19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">
                        <v:imagedata r:id="rId57" o:title=""/>
                        <v:path arrowok="t"/>
                      </v:shape>
                    </v:group>
                    <v:shape id="Image 19" o:spid="_x0000_s1039" type="#_x0000_t75" style="position:absolute;left:3209;top:38220;width:18953;height:15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">
                      <v:imagedata r:id="rId48" o:title="" croptop="25202f" cropbottom="26959f" cropleft="5346f" cropright="49380f"/>
                      <v:path arrowok="t"/>
                    </v:shape>
                    <v:shape id="Image 20" o:spid="_x0000_s1040" type="#_x0000_t75" style="position:absolute;left:54113;top:30129;width:39011;height:26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">
                      <v:imagedata r:id="rId58" o:title=""/>
                      <v:path arrowok="t"/>
                    </v:shape>
                  </v:group>
                  <v:shapetype id="_x0000_t202" coordsize="21600,21600" o:spt="202" path="m,l,21600r21600,l21600,xe">
                    <v:stroke joinstyle="miter"/>
                    <v:path gradientshapeok="t" o:connecttype="rect"/>
                  </v:shapetype>
                  <v:shape id="Zone de texte 21" o:spid="_x0000_s1041" type="#_x0000_t202" style="position:absolute;left:4113;width:4680;height:6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A756413" w14:textId="77777777" w:rsidR="00E94D77" w:rsidRPr="00E94D77" w:rsidRDefault="00430C4D">
                          <w:pPr>
                            <w:pStyle w:val="NormalWeb"/>
                            <w:spacing w:before="0" w:beforeAutospacing="0" w:after="0" w:afterAutospacing="0"/>
                            <w:rPr>
                              <w:sz w:val="36"/>
                              <w:szCs w:val="36"/>
                              <w:rPrChange w:id="568" w:author=" " w:date="2025-09-11T08:48:00Z">
                                <w:rPr/>
                              </w:rPrChange>
                            </w:rPr>
                          </w:pPr>
                          <w:r>
                            <w:rPr>
                              <w:rFonts w:asciiTheme="minorHAnsi" w:hAnsi="Cambria" w:cstheme="minorBidi"/>
                              <w:color w:val="000000" w:themeColor="text1"/>
                              <w:sz w:val="36"/>
                              <w:szCs w:val="36"/>
                              <w:rPrChange w:id="569" w:author=" " w:date="2025-09-11T08:48:00Z">
                                <w:rPr>
                                  <w:rFonts w:asciiTheme="minorHAnsi" w:hAnsi="Cambria" w:cstheme="minorBidi"/>
                                  <w:color w:val="000000" w:themeColor="text1"/>
                                  <w:sz w:val="72"/>
                                  <w:szCs w:val="72"/>
                                </w:rPr>
                              </w:rPrChange>
                            </w:rPr>
                            <w:t>A</w:t>
                          </w:r>
                        </w:p>
                      </w:txbxContent>
                    </v:textbox>
                  </v:shape>
                  <v:shape id="Zone de texte 22" o:spid="_x0000_s1042" type="#_x0000_t202" style="position:absolute;left:54404;width:4629;height:6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C46C10B" w14:textId="77777777" w:rsidR="00E94D77" w:rsidRPr="00E94D77" w:rsidRDefault="00430C4D">
                          <w:pPr>
                            <w:pStyle w:val="NormalWeb"/>
                            <w:spacing w:before="0" w:beforeAutospacing="0" w:after="0" w:afterAutospacing="0"/>
                            <w:rPr>
                              <w:sz w:val="36"/>
                              <w:szCs w:val="36"/>
                              <w:rPrChange w:id="570" w:author=" " w:date="2025-09-11T08:48:00Z">
                                <w:rPr/>
                              </w:rPrChange>
                            </w:rPr>
                          </w:pPr>
                          <w:r>
                            <w:rPr>
                              <w:rFonts w:asciiTheme="minorHAnsi" w:hAnsi="Cambria" w:cstheme="minorBidi"/>
                              <w:color w:val="000000" w:themeColor="text1"/>
                              <w:sz w:val="36"/>
                              <w:szCs w:val="36"/>
                              <w:rPrChange w:id="571" w:author=" " w:date="2025-09-11T08:48:00Z">
                                <w:rPr>
                                  <w:rFonts w:asciiTheme="minorHAnsi" w:hAnsi="Cambria" w:cstheme="minorBidi"/>
                                  <w:color w:val="000000" w:themeColor="text1"/>
                                  <w:sz w:val="72"/>
                                  <w:szCs w:val="72"/>
                                </w:rPr>
                              </w:rPrChange>
                            </w:rPr>
                            <w:t>B</w:t>
                          </w:r>
                        </w:p>
                      </w:txbxContent>
                    </v:textbox>
                  </v:shape>
                  <v:shape id="Zone de texte 23" o:spid="_x0000_s1043" type="#_x0000_t202" style="position:absolute;left:54862;top:28777;width:4407;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267582BC" w14:textId="77777777" w:rsidR="00E94D77" w:rsidRPr="00E94D77" w:rsidRDefault="00430C4D">
                          <w:pPr>
                            <w:pStyle w:val="NormalWeb"/>
                            <w:spacing w:before="0" w:beforeAutospacing="0" w:after="0" w:afterAutospacing="0"/>
                            <w:rPr>
                              <w:sz w:val="36"/>
                              <w:szCs w:val="36"/>
                              <w:rPrChange w:id="572" w:author=" " w:date="2025-09-11T08:48:00Z">
                                <w:rPr/>
                              </w:rPrChange>
                            </w:rPr>
                          </w:pPr>
                          <w:r>
                            <w:rPr>
                              <w:rFonts w:asciiTheme="minorHAnsi" w:hAnsi="Cambria" w:cstheme="minorBidi"/>
                              <w:color w:val="000000" w:themeColor="text1"/>
                              <w:sz w:val="36"/>
                              <w:szCs w:val="36"/>
                              <w:rPrChange w:id="573" w:author=" " w:date="2025-09-11T08:48:00Z">
                                <w:rPr>
                                  <w:rFonts w:asciiTheme="minorHAnsi" w:hAnsi="Cambria" w:cstheme="minorBidi"/>
                                  <w:color w:val="000000" w:themeColor="text1"/>
                                  <w:sz w:val="72"/>
                                  <w:szCs w:val="72"/>
                                </w:rPr>
                              </w:rPrChange>
                            </w:rPr>
                            <w:t>C</w:t>
                          </w:r>
                        </w:p>
                      </w:txbxContent>
                    </v:textbox>
                  </v:shape>
                  <w10:wrap anchorx="margin"/>
                </v:group>
              </w:pict>
            </mc:Fallback>
          </mc:AlternateContent>
        </w:r>
      </w:ins>
      <w:del w:id="532" w:author=" " w:date="2025-09-11T08:48:00Z">
        <w:r>
          <w:rPr>
            <w:rFonts w:ascii="Roboto Serif Light" w:eastAsia="Roboto Serif Light" w:hAnsi="Roboto Serif Light" w:cs="Roboto Serif Light"/>
            <w:noProof/>
            <w:color w:val="4A86E8"/>
            <w:lang w:val="fr-FR"/>
          </w:rPr>
          <mc:AlternateContent>
            <mc:Choice Requires="wpg">
              <w:drawing>
                <wp:inline distT="0" distB="0" distL="0" distR="0">
                  <wp:extent cx="5731200" cy="3454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59"/>
                          <a:stretch/>
                        </pic:blipFill>
                        <pic:spPr bwMode="auto">
                          <a:xfrm>
                            <a:off x="0" y="0"/>
                            <a:ext cx="5731200" cy="3454399"/>
                          </a:xfrm>
                          <a:prstGeom prst="rect">
                            <a:avLst/>
                          </a:prstGeom>
                          <a:ln/>
                        </pic:spPr>
                      </pic:pic>
                    </a:graphicData>
                  </a:graphic>
                </wp:inline>
              </w:drawing>
            </mc:Choice>
            <mc:Fallback xmlns:a="http://schemas.openxmlformats.org/drawingml/2006/main" xmlns:w16cex="http://schemas.microsoft.com/office/word/2018/wordml/cex" xmlns:w16cid="http://schemas.microsoft.com/office/word/2016/wordml/cid" xmlns:w16="http://schemas.microsoft.com/office/word/2018/wordml"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51.28pt;height:272.00pt;mso-wrap-distance-left:0.00pt;mso-wrap-distance-top:0.00pt;mso-wrap-distance-right:0.00pt;mso-wrap-distance-bottom:0.00pt;z-index:1;">
                  <v:imagedata r:id="rId60" o:title=""/>
                  <o:lock v:ext="edit" rotation="t"/>
                </v:shape>
              </w:pict>
            </mc:Fallback>
          </mc:AlternateContent>
        </w:r>
      </w:del>
      <w:ins w:id="533" w:author=" " w:date="2025-09-11T08:48:00Z">
        <w:r>
          <w:rPr>
            <w:lang w:val="en-GB"/>
            <w:rPrChange w:id="534" w:author=" " w:date="2025-09-11T08:48:00Z">
              <w:rPr>
                <w:lang w:val="fr-FR"/>
              </w:rPr>
            </w:rPrChange>
          </w:rPr>
          <w:t xml:space="preserve"> </w:t>
        </w:r>
      </w:ins>
    </w:p>
    <w:p w14:paraId="05252F95" w14:textId="77777777" w:rsidR="00E94D77" w:rsidRDefault="00E94D77">
      <w:pPr>
        <w:spacing w:line="480" w:lineRule="auto"/>
        <w:jc w:val="both"/>
        <w:rPr>
          <w:ins w:id="535" w:author=" " w:date="2025-09-11T08:48:00Z"/>
          <w:lang w:val="en-GB"/>
        </w:rPr>
      </w:pPr>
    </w:p>
    <w:p w14:paraId="7E9F0CF7" w14:textId="77777777" w:rsidR="00E94D77" w:rsidRDefault="00E94D77">
      <w:pPr>
        <w:spacing w:line="480" w:lineRule="auto"/>
        <w:jc w:val="both"/>
        <w:rPr>
          <w:ins w:id="536" w:author=" " w:date="2025-09-11T08:48:00Z"/>
          <w:lang w:val="en-GB"/>
        </w:rPr>
      </w:pPr>
    </w:p>
    <w:p w14:paraId="36C15585" w14:textId="77777777" w:rsidR="00E94D77" w:rsidRDefault="00E94D77">
      <w:pPr>
        <w:spacing w:line="480" w:lineRule="auto"/>
        <w:jc w:val="both"/>
        <w:rPr>
          <w:ins w:id="537" w:author=" " w:date="2025-09-11T08:48:00Z"/>
          <w:lang w:val="en-GB"/>
        </w:rPr>
      </w:pPr>
    </w:p>
    <w:p w14:paraId="31FA9779" w14:textId="77777777" w:rsidR="00E94D77" w:rsidRDefault="00E94D77">
      <w:pPr>
        <w:spacing w:line="480" w:lineRule="auto"/>
        <w:jc w:val="both"/>
        <w:rPr>
          <w:ins w:id="538" w:author=" " w:date="2025-09-11T08:48:00Z"/>
          <w:lang w:val="en-GB"/>
        </w:rPr>
      </w:pPr>
    </w:p>
    <w:p w14:paraId="7591D3B9" w14:textId="77777777" w:rsidR="00E94D77" w:rsidRDefault="00E94D77">
      <w:pPr>
        <w:spacing w:line="480" w:lineRule="auto"/>
        <w:jc w:val="both"/>
        <w:rPr>
          <w:ins w:id="539" w:author=" " w:date="2025-09-11T08:48:00Z"/>
          <w:lang w:val="en-GB"/>
        </w:rPr>
      </w:pPr>
    </w:p>
    <w:p w14:paraId="76744715" w14:textId="77777777" w:rsidR="00E94D77" w:rsidRDefault="00E94D77">
      <w:pPr>
        <w:spacing w:line="480" w:lineRule="auto"/>
        <w:jc w:val="both"/>
        <w:rPr>
          <w:ins w:id="540" w:author=" " w:date="2025-09-11T08:48:00Z"/>
          <w:lang w:val="en-GB"/>
        </w:rPr>
      </w:pPr>
    </w:p>
    <w:p w14:paraId="65D7D99A" w14:textId="77777777" w:rsidR="00E94D77" w:rsidRDefault="00E94D77">
      <w:pPr>
        <w:spacing w:line="480" w:lineRule="auto"/>
        <w:jc w:val="both"/>
        <w:rPr>
          <w:ins w:id="541" w:author=" " w:date="2025-09-11T08:48:00Z"/>
          <w:lang w:val="en-GB"/>
        </w:rPr>
      </w:pPr>
    </w:p>
    <w:p w14:paraId="24C3D538" w14:textId="77777777" w:rsidR="00E94D77" w:rsidRDefault="00E94D77">
      <w:pPr>
        <w:spacing w:line="480" w:lineRule="auto"/>
        <w:jc w:val="both"/>
        <w:rPr>
          <w:ins w:id="542" w:author=" " w:date="2025-09-11T08:48:00Z"/>
          <w:lang w:val="en-GB"/>
        </w:rPr>
      </w:pPr>
    </w:p>
    <w:p w14:paraId="07D78AE2" w14:textId="77777777" w:rsidR="00E94D77" w:rsidRDefault="00E94D77">
      <w:pPr>
        <w:spacing w:line="480" w:lineRule="auto"/>
        <w:jc w:val="both"/>
        <w:rPr>
          <w:ins w:id="543" w:author=" " w:date="2025-09-11T08:48:00Z"/>
          <w:lang w:val="en-GB"/>
        </w:rPr>
      </w:pPr>
    </w:p>
    <w:p w14:paraId="72F7A2CA" w14:textId="77777777" w:rsidR="00E94D77" w:rsidRDefault="00E94D77">
      <w:pPr>
        <w:spacing w:line="480" w:lineRule="auto"/>
        <w:jc w:val="both"/>
        <w:rPr>
          <w:ins w:id="544" w:author=" " w:date="2025-09-11T08:48:00Z"/>
          <w:lang w:val="en-GB"/>
        </w:rPr>
      </w:pPr>
    </w:p>
    <w:p w14:paraId="212D2369" w14:textId="77777777" w:rsidR="00E94D77" w:rsidRDefault="00E94D77">
      <w:pPr>
        <w:spacing w:line="480" w:lineRule="auto"/>
        <w:jc w:val="both"/>
        <w:rPr>
          <w:ins w:id="545" w:author=" " w:date="2025-09-11T08:48:00Z"/>
          <w:lang w:val="en-GB"/>
        </w:rPr>
      </w:pPr>
    </w:p>
    <w:p w14:paraId="5BB428B8" w14:textId="77777777" w:rsidR="00E94D77" w:rsidRPr="00E94D77" w:rsidRDefault="00E94D77">
      <w:pPr>
        <w:spacing w:line="480" w:lineRule="auto"/>
        <w:jc w:val="both"/>
        <w:rPr>
          <w:rFonts w:ascii="Roboto Serif Light" w:eastAsia="Roboto Serif Light" w:hAnsi="Roboto Serif Light" w:cs="Roboto Serif Light"/>
          <w:color w:val="4A86E8"/>
          <w:lang w:val="en-GB"/>
          <w:rPrChange w:id="546" w:author=" " w:date="2025-09-11T08:48:00Z">
            <w:rPr>
              <w:rFonts w:ascii="Roboto Serif Light" w:eastAsia="Roboto Serif Light" w:hAnsi="Roboto Serif Light" w:cs="Roboto Serif Light"/>
              <w:color w:val="4A86E8"/>
            </w:rPr>
          </w:rPrChange>
        </w:rPr>
      </w:pPr>
    </w:p>
    <w:p w14:paraId="298AEFD0" w14:textId="77777777" w:rsidR="00E94D77" w:rsidRDefault="00430C4D">
      <w:pPr>
        <w:spacing w:line="240" w:lineRule="auto"/>
        <w:jc w:val="both"/>
        <w:rPr>
          <w:rFonts w:ascii="Roboto Serif Light" w:eastAsia="Roboto Serif Light" w:hAnsi="Roboto Serif Light" w:cs="Roboto Serif Light"/>
          <w:sz w:val="18"/>
          <w:szCs w:val="18"/>
          <w:lang w:val="en-GB"/>
        </w:rPr>
      </w:pPr>
      <w:r>
        <w:rPr>
          <w:rFonts w:ascii="Roboto Serif Light" w:eastAsia="Roboto Serif Light" w:hAnsi="Roboto Serif Light" w:cs="Roboto Serif Light"/>
          <w:sz w:val="18"/>
          <w:szCs w:val="18"/>
          <w:lang w:val="en-GB"/>
        </w:rPr>
        <w:t>Figure 1. Spatial distribution of soil biodiversity sampling stations across major land use types in mainland France (A), with some photos illustrating the diversity of the stations (B) and description of the sampling surface (C).</w:t>
      </w:r>
    </w:p>
    <w:p w14:paraId="521ED7A7" w14:textId="77777777" w:rsidR="00E94D77" w:rsidRDefault="00430C4D">
      <w:pPr>
        <w:keepNext/>
        <w:keepLines/>
        <w:tabs>
          <w:tab w:val="center" w:pos="1203"/>
        </w:tabs>
        <w:spacing w:after="252" w:line="480" w:lineRule="auto"/>
        <w:ind w:left="-15"/>
        <w:jc w:val="both"/>
        <w:rPr>
          <w:rFonts w:ascii="Roboto Serif Light" w:eastAsia="Roboto Serif Light" w:hAnsi="Roboto Serif Light" w:cs="Roboto Serif Light"/>
          <w:lang w:val="en-GB"/>
        </w:rPr>
      </w:pPr>
      <w:r>
        <w:rPr>
          <w:lang w:val="en-GB"/>
        </w:rPr>
        <w:br w:type="page" w:clear="all"/>
      </w:r>
    </w:p>
    <w:p w14:paraId="0443FA63" w14:textId="77777777" w:rsidR="00E94D77" w:rsidRDefault="00430C4D">
      <w:pPr>
        <w:spacing w:line="480" w:lineRule="auto"/>
        <w:jc w:val="both"/>
        <w:rPr>
          <w:rFonts w:ascii="Roboto Serif Light" w:eastAsia="Roboto Serif Light" w:hAnsi="Roboto Serif Light" w:cs="Roboto Serif Light"/>
        </w:rPr>
      </w:pPr>
      <w:r>
        <w:rPr>
          <w:rFonts w:ascii="Roboto Serif Light" w:eastAsia="Roboto Serif Light" w:hAnsi="Roboto Serif Light" w:cs="Roboto Serif Light"/>
          <w:noProof/>
          <w:lang w:val="fr-FR"/>
        </w:rPr>
        <w:lastRenderedPageBreak/>
        <mc:AlternateContent>
          <mc:Choice Requires="wpg">
            <w:drawing>
              <wp:inline distT="0" distB="0" distL="0" distR="0">
                <wp:extent cx="5731200" cy="3022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61"/>
                        <a:stretch/>
                      </pic:blipFill>
                      <pic:spPr bwMode="auto">
                        <a:xfrm>
                          <a:off x="0" y="0"/>
                          <a:ext cx="5731200" cy="3022600"/>
                        </a:xfrm>
                        <a:prstGeom prst="rect">
                          <a:avLst/>
                        </a:prstGeom>
                        <a:ln/>
                      </pic:spPr>
                    </pic:pic>
                  </a:graphicData>
                </a:graphic>
              </wp:inline>
            </w:drawing>
          </mc:Choice>
          <mc:Fallback xmlns:a="http://schemas.openxmlformats.org/drawingml/2006/main" xmlns:w16cex="http://schemas.microsoft.com/office/word/2018/wordml/cex" xmlns:w16cid="http://schemas.microsoft.com/office/word/2016/wordml/cid" xmlns:w16="http://schemas.microsoft.com/office/word/2018/wordml"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51.28pt;height:238.00pt;mso-wrap-distance-left:0.00pt;mso-wrap-distance-top:0.00pt;mso-wrap-distance-right:0.00pt;mso-wrap-distance-bottom:0.00pt;z-index:1;">
                <v:imagedata r:id="rId62" o:title=""/>
                <o:lock v:ext="edit" rotation="t"/>
              </v:shape>
            </w:pict>
          </mc:Fallback>
        </mc:AlternateContent>
      </w:r>
    </w:p>
    <w:p w14:paraId="3EE95DD7" w14:textId="77777777" w:rsidR="00E94D77" w:rsidRDefault="00430C4D">
      <w:pPr>
        <w:spacing w:line="24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 xml:space="preserve">Figure 2. </w:t>
      </w:r>
      <w:ins w:id="547" w:author=" " w:date="2025-09-10T10:47:00Z">
        <w:r>
          <w:rPr>
            <w:rFonts w:ascii="Roboto Serif Light" w:eastAsia="Roboto Serif Light" w:hAnsi="Roboto Serif Light" w:cs="Roboto Serif Light"/>
            <w:lang w:val="en-GB"/>
          </w:rPr>
          <w:t>Species occurrence across seven soil fauna groups. Each bar represents the proportion of RMQS-Biodiversity sites where a given species was detected, ranked by decreasing occurrence within its group</w:t>
        </w:r>
      </w:ins>
      <w:ins w:id="548" w:author=" " w:date="2025-09-10T11:00:00Z">
        <w:r>
          <w:rPr>
            <w:rFonts w:ascii="Roboto Serif Light" w:eastAsia="Roboto Serif Light" w:hAnsi="Roboto Serif Light" w:cs="Roboto Serif Light"/>
            <w:lang w:val="en-GB"/>
          </w:rPr>
          <w:t xml:space="preserve"> and over all groups</w:t>
        </w:r>
      </w:ins>
      <w:ins w:id="549" w:author=" " w:date="2025-09-10T10:47:00Z">
        <w:r>
          <w:rPr>
            <w:rFonts w:ascii="Roboto Serif Light" w:eastAsia="Roboto Serif Light" w:hAnsi="Roboto Serif Light" w:cs="Roboto Serif Light"/>
            <w:lang w:val="en-GB"/>
          </w:rPr>
          <w:t xml:space="preserve">. The dotted line marks the 20% threshold distinguishing common species (≥20% of sites) from rare species (&lt;20%). </w:t>
        </w:r>
      </w:ins>
      <w:del w:id="550" w:author=" " w:date="2025-09-10T10:47:00Z">
        <w:r>
          <w:rPr>
            <w:rFonts w:ascii="Roboto Serif Light" w:eastAsia="Roboto Serif Light" w:hAnsi="Roboto Serif Light" w:cs="Roboto Serif Light"/>
            <w:lang w:val="en-GB"/>
          </w:rPr>
          <w:delText>Species occurrence across taxonomic groups: proportion of sites occupied by each species in seven soil fauna groups. The dotted line represent a threshold between species considered as common (present in at least 20% of the stations) or rare (present in less than 20% of the stations)</w:delText>
        </w:r>
      </w:del>
    </w:p>
    <w:p w14:paraId="19C1CB96" w14:textId="77777777" w:rsidR="00E94D77" w:rsidRDefault="00E94D77">
      <w:pPr>
        <w:spacing w:line="240" w:lineRule="auto"/>
        <w:jc w:val="both"/>
        <w:rPr>
          <w:rFonts w:ascii="Roboto Serif Light" w:eastAsia="Roboto Serif Light" w:hAnsi="Roboto Serif Light" w:cs="Roboto Serif Light"/>
          <w:lang w:val="en-GB"/>
        </w:rPr>
      </w:pPr>
    </w:p>
    <w:p w14:paraId="3AAC0219" w14:textId="77777777" w:rsidR="00E94D77" w:rsidRDefault="00430C4D">
      <w:pPr>
        <w:spacing w:line="240" w:lineRule="auto"/>
        <w:jc w:val="both"/>
        <w:rPr>
          <w:rFonts w:ascii="Roboto Serif Light" w:eastAsia="Roboto Serif Light" w:hAnsi="Roboto Serif Light" w:cs="Roboto Serif Light"/>
          <w:lang w:val="en-GB"/>
        </w:rPr>
      </w:pPr>
      <w:r>
        <w:rPr>
          <w:lang w:val="en-GB"/>
        </w:rPr>
        <w:br w:type="page" w:clear="all"/>
      </w:r>
    </w:p>
    <w:p w14:paraId="73D9534B" w14:textId="3CA3F7AE" w:rsidR="00E94D77" w:rsidRDefault="00685DD3">
      <w:pPr>
        <w:spacing w:line="480" w:lineRule="auto"/>
        <w:rPr>
          <w:rFonts w:ascii="Roboto Serif Light" w:eastAsia="Roboto Serif Light" w:hAnsi="Roboto Serif Light" w:cs="Roboto Serif Light"/>
          <w:color w:val="4A86E8"/>
          <w:sz w:val="24"/>
          <w:szCs w:val="24"/>
          <w:lang w:val="en-GB"/>
        </w:rPr>
      </w:pPr>
      <w:ins w:id="551" w:author="Mickael HEDDE" w:date="2025-09-11T21:14:00Z">
        <w:r>
          <w:rPr>
            <w:rFonts w:ascii="Roboto Serif Light" w:eastAsia="Roboto Serif Light" w:hAnsi="Roboto Serif Light" w:cs="Roboto Serif Light"/>
            <w:noProof/>
            <w:color w:val="4A86E8"/>
            <w:sz w:val="24"/>
            <w:szCs w:val="24"/>
            <w:lang w:val="fr-FR"/>
          </w:rPr>
          <w:lastRenderedPageBreak/>
          <mc:AlternateContent>
            <mc:Choice Requires="wps">
              <w:drawing>
                <wp:anchor distT="0" distB="0" distL="114300" distR="114300" simplePos="0" relativeHeight="251678720" behindDoc="0" locked="0" layoutInCell="1" allowOverlap="1" wp14:anchorId="1974B695" wp14:editId="3A318F9D">
                  <wp:simplePos x="0" y="0"/>
                  <wp:positionH relativeFrom="column">
                    <wp:posOffset>4993640</wp:posOffset>
                  </wp:positionH>
                  <wp:positionV relativeFrom="paragraph">
                    <wp:posOffset>1306830</wp:posOffset>
                  </wp:positionV>
                  <wp:extent cx="257810" cy="203200"/>
                  <wp:effectExtent l="0" t="0" r="0" b="6350"/>
                  <wp:wrapNone/>
                  <wp:docPr id="34" name="Zone de texte 34"/>
                  <wp:cNvGraphicFramePr/>
                  <a:graphic xmlns:a="http://schemas.openxmlformats.org/drawingml/2006/main">
                    <a:graphicData uri="http://schemas.microsoft.com/office/word/2010/wordprocessingShape">
                      <wps:wsp>
                        <wps:cNvSpPr txBox="1"/>
                        <wps:spPr>
                          <a:xfrm>
                            <a:off x="0" y="0"/>
                            <a:ext cx="257810" cy="203200"/>
                          </a:xfrm>
                          <a:prstGeom prst="rect">
                            <a:avLst/>
                          </a:prstGeom>
                          <a:noFill/>
                          <a:ln w="6350">
                            <a:noFill/>
                          </a:ln>
                        </wps:spPr>
                        <wps:txbx>
                          <w:txbxContent>
                            <w:p w14:paraId="54B7D539" w14:textId="77777777" w:rsidR="00685DD3" w:rsidRPr="00430C4D" w:rsidRDefault="00685DD3">
                              <w:pPr>
                                <w:rPr>
                                  <w:sz w:val="10"/>
                                  <w:szCs w:val="10"/>
                                  <w:rPrChange w:id="552" w:author="Mickael HEDDE" w:date="2025-09-11T20:59:00Z">
                                    <w:rPr/>
                                  </w:rPrChange>
                                </w:rPr>
                              </w:pPr>
                              <w:ins w:id="553" w:author="Mickael HEDDE" w:date="2025-09-11T21:12:00Z">
                                <w:r>
                                  <w:rPr>
                                    <w:sz w:val="10"/>
                                    <w:szCs w:val="10"/>
                                  </w:rPr>
                                  <w:t>b</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74B695" id="_x0000_t202" coordsize="21600,21600" o:spt="202" path="m,l,21600r21600,l21600,xe">
                  <v:stroke joinstyle="miter"/>
                  <v:path gradientshapeok="t" o:connecttype="rect"/>
                </v:shapetype>
                <v:shape id="Zone de texte 34" o:spid="_x0000_s1044" type="#_x0000_t202" style="position:absolute;margin-left:393.2pt;margin-top:102.9pt;width:20.3pt;height: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" filled="f" stroked="f" strokeweight=".5pt">
                  <v:textbox>
                    <w:txbxContent>
                      <w:p w14:paraId="54B7D539" w14:textId="77777777" w:rsidR="00685DD3" w:rsidRPr="00430C4D" w:rsidRDefault="00685DD3">
                        <w:pPr>
                          <w:rPr>
                            <w:sz w:val="10"/>
                            <w:szCs w:val="10"/>
                            <w:rPrChange w:id="552" w:author="Mickael HEDDE" w:date="2025-09-11T20:59:00Z">
                              <w:rPr/>
                            </w:rPrChange>
                          </w:rPr>
                        </w:pPr>
                        <w:ins w:id="553" w:author="Mickael HEDDE" w:date="2025-09-11T21:12:00Z">
                          <w:r>
                            <w:rPr>
                              <w:sz w:val="10"/>
                              <w:szCs w:val="10"/>
                            </w:rPr>
                            <w:t>b</w:t>
                          </w:r>
                        </w:ins>
                      </w:p>
                    </w:txbxContent>
                  </v:textbox>
                </v:shape>
              </w:pict>
            </mc:Fallback>
          </mc:AlternateContent>
        </w:r>
        <w:r>
          <w:rPr>
            <w:rFonts w:ascii="Roboto Serif Light" w:eastAsia="Roboto Serif Light" w:hAnsi="Roboto Serif Light" w:cs="Roboto Serif Light"/>
            <w:noProof/>
            <w:color w:val="4A86E8"/>
            <w:sz w:val="24"/>
            <w:szCs w:val="24"/>
            <w:lang w:val="fr-FR"/>
          </w:rPr>
          <mc:AlternateContent>
            <mc:Choice Requires="wps">
              <w:drawing>
                <wp:anchor distT="0" distB="0" distL="114300" distR="114300" simplePos="0" relativeHeight="251677696" behindDoc="0" locked="0" layoutInCell="1" allowOverlap="1" wp14:anchorId="13169F57" wp14:editId="08ADE167">
                  <wp:simplePos x="0" y="0"/>
                  <wp:positionH relativeFrom="column">
                    <wp:posOffset>4770120</wp:posOffset>
                  </wp:positionH>
                  <wp:positionV relativeFrom="paragraph">
                    <wp:posOffset>1195070</wp:posOffset>
                  </wp:positionV>
                  <wp:extent cx="320675" cy="203200"/>
                  <wp:effectExtent l="0" t="0" r="0" b="6350"/>
                  <wp:wrapNone/>
                  <wp:docPr id="33" name="Zone de texte 33"/>
                  <wp:cNvGraphicFramePr/>
                  <a:graphic xmlns:a="http://schemas.openxmlformats.org/drawingml/2006/main">
                    <a:graphicData uri="http://schemas.microsoft.com/office/word/2010/wordprocessingShape">
                      <wps:wsp>
                        <wps:cNvSpPr txBox="1"/>
                        <wps:spPr>
                          <a:xfrm>
                            <a:off x="0" y="0"/>
                            <a:ext cx="320675" cy="203200"/>
                          </a:xfrm>
                          <a:prstGeom prst="rect">
                            <a:avLst/>
                          </a:prstGeom>
                          <a:noFill/>
                          <a:ln w="6350">
                            <a:noFill/>
                          </a:ln>
                        </wps:spPr>
                        <wps:txbx>
                          <w:txbxContent>
                            <w:p w14:paraId="746FDC7E" w14:textId="7B424143" w:rsidR="00685DD3" w:rsidRPr="00430C4D" w:rsidRDefault="00685DD3">
                              <w:pPr>
                                <w:rPr>
                                  <w:sz w:val="10"/>
                                  <w:szCs w:val="10"/>
                                  <w:rPrChange w:id="554" w:author="Mickael HEDDE" w:date="2025-09-11T20:59:00Z">
                                    <w:rPr/>
                                  </w:rPrChange>
                                </w:rPr>
                              </w:pPr>
                              <w:ins w:id="555" w:author="Mickael HEDDE" w:date="2025-09-11T21:12:00Z">
                                <w:r>
                                  <w:rPr>
                                    <w:sz w:val="10"/>
                                    <w:szCs w:val="10"/>
                                  </w:rPr>
                                  <w:t>b</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69F57" id="Zone de texte 33" o:spid="_x0000_s1045" type="#_x0000_t202" style="position:absolute;margin-left:375.6pt;margin-top:94.1pt;width:25.25pt;height: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" filled="f" stroked="f" strokeweight=".5pt">
                  <v:textbox>
                    <w:txbxContent>
                      <w:p w14:paraId="746FDC7E" w14:textId="7B424143" w:rsidR="00685DD3" w:rsidRPr="00430C4D" w:rsidRDefault="00685DD3">
                        <w:pPr>
                          <w:rPr>
                            <w:sz w:val="10"/>
                            <w:szCs w:val="10"/>
                            <w:rPrChange w:id="556" w:author="Mickael HEDDE" w:date="2025-09-11T20:59:00Z">
                              <w:rPr/>
                            </w:rPrChange>
                          </w:rPr>
                        </w:pPr>
                        <w:ins w:id="557" w:author="Mickael HEDDE" w:date="2025-09-11T21:12:00Z">
                          <w:r>
                            <w:rPr>
                              <w:sz w:val="10"/>
                              <w:szCs w:val="10"/>
                            </w:rPr>
                            <w:t>b</w:t>
                          </w:r>
                        </w:ins>
                      </w:p>
                    </w:txbxContent>
                  </v:textbox>
                </v:shape>
              </w:pict>
            </mc:Fallback>
          </mc:AlternateContent>
        </w:r>
        <w:r>
          <w:rPr>
            <w:rFonts w:ascii="Roboto Serif Light" w:eastAsia="Roboto Serif Light" w:hAnsi="Roboto Serif Light" w:cs="Roboto Serif Light"/>
            <w:noProof/>
            <w:color w:val="4A86E8"/>
            <w:sz w:val="24"/>
            <w:szCs w:val="24"/>
            <w:lang w:val="fr-FR"/>
          </w:rPr>
          <mc:AlternateContent>
            <mc:Choice Requires="wps">
              <w:drawing>
                <wp:anchor distT="0" distB="0" distL="114300" distR="114300" simplePos="0" relativeHeight="251676672" behindDoc="0" locked="0" layoutInCell="1" allowOverlap="1" wp14:anchorId="55E4F636" wp14:editId="0943CA20">
                  <wp:simplePos x="0" y="0"/>
                  <wp:positionH relativeFrom="column">
                    <wp:posOffset>4551045</wp:posOffset>
                  </wp:positionH>
                  <wp:positionV relativeFrom="paragraph">
                    <wp:posOffset>1084580</wp:posOffset>
                  </wp:positionV>
                  <wp:extent cx="257810" cy="203200"/>
                  <wp:effectExtent l="0" t="0" r="0" b="6350"/>
                  <wp:wrapNone/>
                  <wp:docPr id="29" name="Zone de texte 29"/>
                  <wp:cNvGraphicFramePr/>
                  <a:graphic xmlns:a="http://schemas.openxmlformats.org/drawingml/2006/main">
                    <a:graphicData uri="http://schemas.microsoft.com/office/word/2010/wordprocessingShape">
                      <wps:wsp>
                        <wps:cNvSpPr txBox="1"/>
                        <wps:spPr>
                          <a:xfrm>
                            <a:off x="0" y="0"/>
                            <a:ext cx="257810" cy="203200"/>
                          </a:xfrm>
                          <a:prstGeom prst="rect">
                            <a:avLst/>
                          </a:prstGeom>
                          <a:noFill/>
                          <a:ln w="6350">
                            <a:noFill/>
                          </a:ln>
                        </wps:spPr>
                        <wps:txbx>
                          <w:txbxContent>
                            <w:p w14:paraId="1D1FDE8A" w14:textId="77777777" w:rsidR="00685DD3" w:rsidRPr="00430C4D" w:rsidRDefault="00685DD3">
                              <w:pPr>
                                <w:rPr>
                                  <w:sz w:val="10"/>
                                  <w:szCs w:val="10"/>
                                  <w:rPrChange w:id="556" w:author="Mickael HEDDE" w:date="2025-09-11T20:59:00Z">
                                    <w:rPr/>
                                  </w:rPrChange>
                                </w:rPr>
                              </w:pPr>
                              <w:ins w:id="557" w:author="Mickael HEDDE" w:date="2025-09-11T20:59:00Z">
                                <w:r w:rsidRPr="00430C4D">
                                  <w:rPr>
                                    <w:sz w:val="10"/>
                                    <w:szCs w:val="10"/>
                                    <w:rPrChange w:id="558" w:author="Mickael HEDDE" w:date="2025-09-11T20:59:00Z">
                                      <w:rPr/>
                                    </w:rPrChange>
                                  </w:rPr>
                                  <w:t>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4F636" id="Zone de texte 29" o:spid="_x0000_s1046" type="#_x0000_t202" style="position:absolute;margin-left:358.35pt;margin-top:85.4pt;width:20.3pt;height: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" filled="f" stroked="f" strokeweight=".5pt">
                  <v:textbox>
                    <w:txbxContent>
                      <w:p w14:paraId="1D1FDE8A" w14:textId="77777777" w:rsidR="00685DD3" w:rsidRPr="00430C4D" w:rsidRDefault="00685DD3">
                        <w:pPr>
                          <w:rPr>
                            <w:sz w:val="10"/>
                            <w:szCs w:val="10"/>
                            <w:rPrChange w:id="561" w:author="Mickael HEDDE" w:date="2025-09-11T20:59:00Z">
                              <w:rPr/>
                            </w:rPrChange>
                          </w:rPr>
                        </w:pPr>
                        <w:ins w:id="562" w:author="Mickael HEDDE" w:date="2025-09-11T20:59:00Z">
                          <w:r w:rsidRPr="00430C4D">
                            <w:rPr>
                              <w:sz w:val="10"/>
                              <w:szCs w:val="10"/>
                              <w:rPrChange w:id="563" w:author="Mickael HEDDE" w:date="2025-09-11T20:59:00Z">
                                <w:rPr/>
                              </w:rPrChange>
                            </w:rPr>
                            <w:t>a</w:t>
                          </w:r>
                        </w:ins>
                      </w:p>
                    </w:txbxContent>
                  </v:textbox>
                </v:shape>
              </w:pict>
            </mc:Fallback>
          </mc:AlternateContent>
        </w:r>
      </w:ins>
      <w:ins w:id="559" w:author="Mickael HEDDE" w:date="2025-09-11T21:11:00Z">
        <w:r w:rsidR="00615F1A">
          <w:rPr>
            <w:rFonts w:ascii="Roboto Serif Light" w:eastAsia="Roboto Serif Light" w:hAnsi="Roboto Serif Light" w:cs="Roboto Serif Light"/>
            <w:noProof/>
            <w:color w:val="4A86E8"/>
            <w:sz w:val="24"/>
            <w:szCs w:val="24"/>
            <w:lang w:val="fr-FR"/>
          </w:rPr>
          <mc:AlternateContent>
            <mc:Choice Requires="wps">
              <w:drawing>
                <wp:anchor distT="0" distB="0" distL="114300" distR="114300" simplePos="0" relativeHeight="251673600" behindDoc="0" locked="0" layoutInCell="1" allowOverlap="1" wp14:anchorId="09F36E5A" wp14:editId="443E42E1">
                  <wp:simplePos x="0" y="0"/>
                  <wp:positionH relativeFrom="column">
                    <wp:posOffset>3360420</wp:posOffset>
                  </wp:positionH>
                  <wp:positionV relativeFrom="paragraph">
                    <wp:posOffset>1336474</wp:posOffset>
                  </wp:positionV>
                  <wp:extent cx="320675" cy="203200"/>
                  <wp:effectExtent l="0" t="0" r="0" b="6350"/>
                  <wp:wrapNone/>
                  <wp:docPr id="30" name="Zone de texte 30"/>
                  <wp:cNvGraphicFramePr/>
                  <a:graphic xmlns:a="http://schemas.openxmlformats.org/drawingml/2006/main">
                    <a:graphicData uri="http://schemas.microsoft.com/office/word/2010/wordprocessingShape">
                      <wps:wsp>
                        <wps:cNvSpPr txBox="1"/>
                        <wps:spPr>
                          <a:xfrm>
                            <a:off x="0" y="0"/>
                            <a:ext cx="320675" cy="203200"/>
                          </a:xfrm>
                          <a:prstGeom prst="rect">
                            <a:avLst/>
                          </a:prstGeom>
                          <a:noFill/>
                          <a:ln w="6350">
                            <a:noFill/>
                          </a:ln>
                        </wps:spPr>
                        <wps:txbx>
                          <w:txbxContent>
                            <w:p w14:paraId="00D7CD44" w14:textId="75A50DDE" w:rsidR="00615F1A" w:rsidRPr="00430C4D" w:rsidRDefault="00615F1A">
                              <w:pPr>
                                <w:rPr>
                                  <w:sz w:val="10"/>
                                  <w:szCs w:val="10"/>
                                  <w:rPrChange w:id="560" w:author="Mickael HEDDE" w:date="2025-09-11T20:59:00Z">
                                    <w:rPr/>
                                  </w:rPrChange>
                                </w:rPr>
                              </w:pPr>
                              <w:ins w:id="561" w:author="Mickael HEDDE" w:date="2025-09-11T21:12:00Z">
                                <w:r>
                                  <w:rPr>
                                    <w:sz w:val="10"/>
                                    <w:szCs w:val="10"/>
                                  </w:rPr>
                                  <w:t>b</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36E5A" id="Zone de texte 30" o:spid="_x0000_s1047" type="#_x0000_t202" style="position:absolute;margin-left:264.6pt;margin-top:105.25pt;width:25.25pt;height: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" filled="f" stroked="f" strokeweight=".5pt">
                  <v:textbox>
                    <w:txbxContent>
                      <w:p w14:paraId="00D7CD44" w14:textId="75A50DDE" w:rsidR="00615F1A" w:rsidRPr="00430C4D" w:rsidRDefault="00615F1A">
                        <w:pPr>
                          <w:rPr>
                            <w:sz w:val="10"/>
                            <w:szCs w:val="10"/>
                            <w:rPrChange w:id="567" w:author="Mickael HEDDE" w:date="2025-09-11T20:59:00Z">
                              <w:rPr/>
                            </w:rPrChange>
                          </w:rPr>
                        </w:pPr>
                        <w:ins w:id="568" w:author="Mickael HEDDE" w:date="2025-09-11T21:12:00Z">
                          <w:r>
                            <w:rPr>
                              <w:sz w:val="10"/>
                              <w:szCs w:val="10"/>
                            </w:rPr>
                            <w:t>b</w:t>
                          </w:r>
                        </w:ins>
                      </w:p>
                    </w:txbxContent>
                  </v:textbox>
                </v:shape>
              </w:pict>
            </mc:Fallback>
          </mc:AlternateContent>
        </w:r>
        <w:r w:rsidR="00615F1A">
          <w:rPr>
            <w:rFonts w:ascii="Roboto Serif Light" w:eastAsia="Roboto Serif Light" w:hAnsi="Roboto Serif Light" w:cs="Roboto Serif Light"/>
            <w:noProof/>
            <w:color w:val="4A86E8"/>
            <w:sz w:val="24"/>
            <w:szCs w:val="24"/>
            <w:lang w:val="fr-FR"/>
          </w:rPr>
          <mc:AlternateContent>
            <mc:Choice Requires="wps">
              <w:drawing>
                <wp:anchor distT="0" distB="0" distL="114300" distR="114300" simplePos="0" relativeHeight="251674624" behindDoc="0" locked="0" layoutInCell="1" allowOverlap="1" wp14:anchorId="6F08CEEF" wp14:editId="4161F9EC">
                  <wp:simplePos x="0" y="0"/>
                  <wp:positionH relativeFrom="column">
                    <wp:posOffset>3604260</wp:posOffset>
                  </wp:positionH>
                  <wp:positionV relativeFrom="paragraph">
                    <wp:posOffset>1352984</wp:posOffset>
                  </wp:positionV>
                  <wp:extent cx="257810" cy="203200"/>
                  <wp:effectExtent l="0" t="0" r="0" b="6350"/>
                  <wp:wrapNone/>
                  <wp:docPr id="31" name="Zone de texte 31"/>
                  <wp:cNvGraphicFramePr/>
                  <a:graphic xmlns:a="http://schemas.openxmlformats.org/drawingml/2006/main">
                    <a:graphicData uri="http://schemas.microsoft.com/office/word/2010/wordprocessingShape">
                      <wps:wsp>
                        <wps:cNvSpPr txBox="1"/>
                        <wps:spPr>
                          <a:xfrm>
                            <a:off x="0" y="0"/>
                            <a:ext cx="257810" cy="203200"/>
                          </a:xfrm>
                          <a:prstGeom prst="rect">
                            <a:avLst/>
                          </a:prstGeom>
                          <a:noFill/>
                          <a:ln w="6350">
                            <a:noFill/>
                          </a:ln>
                        </wps:spPr>
                        <wps:txbx>
                          <w:txbxContent>
                            <w:p w14:paraId="46DD4132" w14:textId="60F6C5D4" w:rsidR="00615F1A" w:rsidRPr="00430C4D" w:rsidRDefault="00615F1A">
                              <w:pPr>
                                <w:rPr>
                                  <w:sz w:val="10"/>
                                  <w:szCs w:val="10"/>
                                  <w:rPrChange w:id="562" w:author="Mickael HEDDE" w:date="2025-09-11T20:59:00Z">
                                    <w:rPr/>
                                  </w:rPrChange>
                                </w:rPr>
                              </w:pPr>
                              <w:ins w:id="563" w:author="Mickael HEDDE" w:date="2025-09-11T21:12:00Z">
                                <w:r>
                                  <w:rPr>
                                    <w:sz w:val="10"/>
                                    <w:szCs w:val="10"/>
                                  </w:rPr>
                                  <w:t>b</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8CEEF" id="Zone de texte 31" o:spid="_x0000_s1045" type="#_x0000_t202" style="position:absolute;margin-left:283.8pt;margin-top:106.55pt;width:20.3pt;height: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" filled="f" stroked="f" strokeweight=".5pt">
                  <v:textbox>
                    <w:txbxContent>
                      <w:p w14:paraId="46DD4132" w14:textId="60F6C5D4" w:rsidR="00615F1A" w:rsidRPr="00430C4D" w:rsidRDefault="00615F1A">
                        <w:pPr>
                          <w:rPr>
                            <w:sz w:val="10"/>
                            <w:szCs w:val="10"/>
                            <w:rPrChange w:id="560" w:author="Mickael HEDDE" w:date="2025-09-11T20:59:00Z">
                              <w:rPr/>
                            </w:rPrChange>
                          </w:rPr>
                        </w:pPr>
                        <w:ins w:id="561" w:author="Mickael HEDDE" w:date="2025-09-11T21:12:00Z">
                          <w:r>
                            <w:rPr>
                              <w:sz w:val="10"/>
                              <w:szCs w:val="10"/>
                            </w:rPr>
                            <w:t>b</w:t>
                          </w:r>
                        </w:ins>
                      </w:p>
                    </w:txbxContent>
                  </v:textbox>
                </v:shape>
              </w:pict>
            </mc:Fallback>
          </mc:AlternateContent>
        </w:r>
        <w:r w:rsidR="00615F1A">
          <w:rPr>
            <w:rFonts w:ascii="Roboto Serif Light" w:eastAsia="Roboto Serif Light" w:hAnsi="Roboto Serif Light" w:cs="Roboto Serif Light"/>
            <w:noProof/>
            <w:color w:val="4A86E8"/>
            <w:sz w:val="24"/>
            <w:szCs w:val="24"/>
            <w:lang w:val="fr-FR"/>
          </w:rPr>
          <mc:AlternateContent>
            <mc:Choice Requires="wps">
              <w:drawing>
                <wp:anchor distT="0" distB="0" distL="114300" distR="114300" simplePos="0" relativeHeight="251672576" behindDoc="0" locked="0" layoutInCell="1" allowOverlap="1" wp14:anchorId="7277CF3F" wp14:editId="34538B23">
                  <wp:simplePos x="0" y="0"/>
                  <wp:positionH relativeFrom="column">
                    <wp:posOffset>3141345</wp:posOffset>
                  </wp:positionH>
                  <wp:positionV relativeFrom="paragraph">
                    <wp:posOffset>1225550</wp:posOffset>
                  </wp:positionV>
                  <wp:extent cx="257810" cy="203200"/>
                  <wp:effectExtent l="0" t="0" r="0" b="6350"/>
                  <wp:wrapNone/>
                  <wp:docPr id="28" name="Zone de texte 28"/>
                  <wp:cNvGraphicFramePr/>
                  <a:graphic xmlns:a="http://schemas.openxmlformats.org/drawingml/2006/main">
                    <a:graphicData uri="http://schemas.microsoft.com/office/word/2010/wordprocessingShape">
                      <wps:wsp>
                        <wps:cNvSpPr txBox="1"/>
                        <wps:spPr>
                          <a:xfrm>
                            <a:off x="0" y="0"/>
                            <a:ext cx="257810" cy="203200"/>
                          </a:xfrm>
                          <a:prstGeom prst="rect">
                            <a:avLst/>
                          </a:prstGeom>
                          <a:noFill/>
                          <a:ln w="6350">
                            <a:noFill/>
                          </a:ln>
                        </wps:spPr>
                        <wps:txbx>
                          <w:txbxContent>
                            <w:p w14:paraId="29640F74" w14:textId="77777777" w:rsidR="00615F1A" w:rsidRPr="00430C4D" w:rsidRDefault="00615F1A">
                              <w:pPr>
                                <w:rPr>
                                  <w:sz w:val="10"/>
                                  <w:szCs w:val="10"/>
                                  <w:rPrChange w:id="564" w:author="Mickael HEDDE" w:date="2025-09-11T20:59:00Z">
                                    <w:rPr/>
                                  </w:rPrChange>
                                </w:rPr>
                              </w:pPr>
                              <w:ins w:id="565" w:author="Mickael HEDDE" w:date="2025-09-11T20:59:00Z">
                                <w:r w:rsidRPr="00430C4D">
                                  <w:rPr>
                                    <w:sz w:val="10"/>
                                    <w:szCs w:val="10"/>
                                    <w:rPrChange w:id="566" w:author="Mickael HEDDE" w:date="2025-09-11T20:59:00Z">
                                      <w:rPr/>
                                    </w:rPrChange>
                                  </w:rPr>
                                  <w:t>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7CF3F" id="Zone de texte 28" o:spid="_x0000_s1046" type="#_x0000_t202" style="position:absolute;margin-left:247.35pt;margin-top:96.5pt;width:20.3pt;height: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" filled="f" stroked="f" strokeweight=".5pt">
                  <v:textbox>
                    <w:txbxContent>
                      <w:p w14:paraId="29640F74" w14:textId="77777777" w:rsidR="00615F1A" w:rsidRPr="00430C4D" w:rsidRDefault="00615F1A">
                        <w:pPr>
                          <w:rPr>
                            <w:sz w:val="10"/>
                            <w:szCs w:val="10"/>
                            <w:rPrChange w:id="565" w:author="Mickael HEDDE" w:date="2025-09-11T20:59:00Z">
                              <w:rPr/>
                            </w:rPrChange>
                          </w:rPr>
                        </w:pPr>
                        <w:ins w:id="566" w:author="Mickael HEDDE" w:date="2025-09-11T20:59:00Z">
                          <w:r w:rsidRPr="00430C4D">
                            <w:rPr>
                              <w:sz w:val="10"/>
                              <w:szCs w:val="10"/>
                              <w:rPrChange w:id="567" w:author="Mickael HEDDE" w:date="2025-09-11T20:59:00Z">
                                <w:rPr/>
                              </w:rPrChange>
                            </w:rPr>
                            <w:t>a</w:t>
                          </w:r>
                        </w:ins>
                      </w:p>
                    </w:txbxContent>
                  </v:textbox>
                </v:shape>
              </w:pict>
            </mc:Fallback>
          </mc:AlternateContent>
        </w:r>
        <w:r w:rsidR="00615F1A">
          <w:rPr>
            <w:rFonts w:ascii="Roboto Serif Light" w:eastAsia="Roboto Serif Light" w:hAnsi="Roboto Serif Light" w:cs="Roboto Serif Light"/>
            <w:noProof/>
            <w:color w:val="4A86E8"/>
            <w:sz w:val="24"/>
            <w:szCs w:val="24"/>
            <w:lang w:val="fr-FR"/>
          </w:rPr>
          <mc:AlternateContent>
            <mc:Choice Requires="wps">
              <w:drawing>
                <wp:anchor distT="0" distB="0" distL="114300" distR="114300" simplePos="0" relativeHeight="251670528" behindDoc="0" locked="0" layoutInCell="1" allowOverlap="1" wp14:anchorId="73D930C1" wp14:editId="423E2D28">
                  <wp:simplePos x="0" y="0"/>
                  <wp:positionH relativeFrom="column">
                    <wp:posOffset>4518861</wp:posOffset>
                  </wp:positionH>
                  <wp:positionV relativeFrom="paragraph">
                    <wp:posOffset>560070</wp:posOffset>
                  </wp:positionV>
                  <wp:extent cx="257810" cy="203200"/>
                  <wp:effectExtent l="0" t="0" r="0" b="6350"/>
                  <wp:wrapNone/>
                  <wp:docPr id="27" name="Zone de texte 27"/>
                  <wp:cNvGraphicFramePr/>
                  <a:graphic xmlns:a="http://schemas.openxmlformats.org/drawingml/2006/main">
                    <a:graphicData uri="http://schemas.microsoft.com/office/word/2010/wordprocessingShape">
                      <wps:wsp>
                        <wps:cNvSpPr txBox="1"/>
                        <wps:spPr>
                          <a:xfrm>
                            <a:off x="0" y="0"/>
                            <a:ext cx="257810" cy="203200"/>
                          </a:xfrm>
                          <a:prstGeom prst="rect">
                            <a:avLst/>
                          </a:prstGeom>
                          <a:noFill/>
                          <a:ln w="6350">
                            <a:noFill/>
                          </a:ln>
                        </wps:spPr>
                        <wps:txbx>
                          <w:txbxContent>
                            <w:p w14:paraId="4B75CB90" w14:textId="0FC03A57" w:rsidR="00615F1A" w:rsidRPr="00430C4D" w:rsidRDefault="00615F1A">
                              <w:pPr>
                                <w:rPr>
                                  <w:sz w:val="10"/>
                                  <w:szCs w:val="10"/>
                                  <w:rPrChange w:id="567" w:author="Mickael HEDDE" w:date="2025-09-11T20:59:00Z">
                                    <w:rPr/>
                                  </w:rPrChange>
                                </w:rPr>
                              </w:pPr>
                              <w:ins w:id="568" w:author="Mickael HEDDE" w:date="2025-09-11T21:11:00Z">
                                <w:r>
                                  <w:rPr>
                                    <w:sz w:val="10"/>
                                    <w:szCs w:val="10"/>
                                  </w:rPr>
                                  <w:t>b</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930C1" id="Zone de texte 27" o:spid="_x0000_s1047" type="#_x0000_t202" style="position:absolute;margin-left:355.8pt;margin-top:44.1pt;width:20.3pt;height:1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" filled="f" stroked="f" strokeweight=".5pt">
                  <v:textbox>
                    <w:txbxContent>
                      <w:p w14:paraId="4B75CB90" w14:textId="0FC03A57" w:rsidR="00615F1A" w:rsidRPr="00430C4D" w:rsidRDefault="00615F1A">
                        <w:pPr>
                          <w:rPr>
                            <w:sz w:val="10"/>
                            <w:szCs w:val="10"/>
                            <w:rPrChange w:id="570" w:author="Mickael HEDDE" w:date="2025-09-11T20:59:00Z">
                              <w:rPr/>
                            </w:rPrChange>
                          </w:rPr>
                        </w:pPr>
                        <w:ins w:id="571" w:author="Mickael HEDDE" w:date="2025-09-11T21:11:00Z">
                          <w:r>
                            <w:rPr>
                              <w:sz w:val="10"/>
                              <w:szCs w:val="10"/>
                            </w:rPr>
                            <w:t>b</w:t>
                          </w:r>
                        </w:ins>
                      </w:p>
                    </w:txbxContent>
                  </v:textbox>
                </v:shape>
              </w:pict>
            </mc:Fallback>
          </mc:AlternateContent>
        </w:r>
      </w:ins>
      <w:ins w:id="569" w:author="Mickael HEDDE" w:date="2025-09-11T21:00:00Z">
        <w:r w:rsidR="00615F1A">
          <w:rPr>
            <w:rFonts w:ascii="Roboto Serif Light" w:eastAsia="Roboto Serif Light" w:hAnsi="Roboto Serif Light" w:cs="Roboto Serif Light"/>
            <w:noProof/>
            <w:color w:val="4A86E8"/>
            <w:sz w:val="24"/>
            <w:szCs w:val="24"/>
            <w:lang w:val="fr-FR"/>
          </w:rPr>
          <mc:AlternateContent>
            <mc:Choice Requires="wps">
              <w:drawing>
                <wp:anchor distT="0" distB="0" distL="114300" distR="114300" simplePos="0" relativeHeight="251666432" behindDoc="0" locked="0" layoutInCell="1" allowOverlap="1" wp14:anchorId="37B6E363" wp14:editId="66572ED2">
                  <wp:simplePos x="0" y="0"/>
                  <wp:positionH relativeFrom="column">
                    <wp:posOffset>4985184</wp:posOffset>
                  </wp:positionH>
                  <wp:positionV relativeFrom="paragraph">
                    <wp:posOffset>391795</wp:posOffset>
                  </wp:positionV>
                  <wp:extent cx="257810" cy="203200"/>
                  <wp:effectExtent l="0" t="0" r="0" b="6350"/>
                  <wp:wrapNone/>
                  <wp:docPr id="25" name="Zone de texte 25"/>
                  <wp:cNvGraphicFramePr/>
                  <a:graphic xmlns:a="http://schemas.openxmlformats.org/drawingml/2006/main">
                    <a:graphicData uri="http://schemas.microsoft.com/office/word/2010/wordprocessingShape">
                      <wps:wsp>
                        <wps:cNvSpPr txBox="1"/>
                        <wps:spPr>
                          <a:xfrm>
                            <a:off x="0" y="0"/>
                            <a:ext cx="257810" cy="203200"/>
                          </a:xfrm>
                          <a:prstGeom prst="rect">
                            <a:avLst/>
                          </a:prstGeom>
                          <a:noFill/>
                          <a:ln w="6350">
                            <a:noFill/>
                          </a:ln>
                        </wps:spPr>
                        <wps:txbx>
                          <w:txbxContent>
                            <w:p w14:paraId="31E25CA8" w14:textId="77777777" w:rsidR="00430C4D" w:rsidRPr="00430C4D" w:rsidRDefault="00430C4D">
                              <w:pPr>
                                <w:rPr>
                                  <w:sz w:val="10"/>
                                  <w:szCs w:val="10"/>
                                  <w:rPrChange w:id="570" w:author="Mickael HEDDE" w:date="2025-09-11T20:59:00Z">
                                    <w:rPr/>
                                  </w:rPrChange>
                                </w:rPr>
                              </w:pPr>
                              <w:ins w:id="571" w:author="Mickael HEDDE" w:date="2025-09-11T20:59:00Z">
                                <w:r w:rsidRPr="00430C4D">
                                  <w:rPr>
                                    <w:sz w:val="10"/>
                                    <w:szCs w:val="10"/>
                                    <w:rPrChange w:id="572" w:author="Mickael HEDDE" w:date="2025-09-11T20:59:00Z">
                                      <w:rPr/>
                                    </w:rPrChange>
                                  </w:rPr>
                                  <w:t>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6E363" id="Zone de texte 25" o:spid="_x0000_s1048" type="#_x0000_t202" style="position:absolute;margin-left:392.55pt;margin-top:30.85pt;width:20.3pt;height: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" filled="f" stroked="f" strokeweight=".5pt">
                  <v:textbox>
                    <w:txbxContent>
                      <w:p w14:paraId="31E25CA8" w14:textId="77777777" w:rsidR="00430C4D" w:rsidRPr="00430C4D" w:rsidRDefault="00430C4D">
                        <w:pPr>
                          <w:rPr>
                            <w:sz w:val="10"/>
                            <w:szCs w:val="10"/>
                            <w:rPrChange w:id="576" w:author="Mickael HEDDE" w:date="2025-09-11T20:59:00Z">
                              <w:rPr/>
                            </w:rPrChange>
                          </w:rPr>
                        </w:pPr>
                        <w:ins w:id="577" w:author="Mickael HEDDE" w:date="2025-09-11T20:59:00Z">
                          <w:r w:rsidRPr="00430C4D">
                            <w:rPr>
                              <w:sz w:val="10"/>
                              <w:szCs w:val="10"/>
                              <w:rPrChange w:id="578" w:author="Mickael HEDDE" w:date="2025-09-11T20:59:00Z">
                                <w:rPr/>
                              </w:rPrChange>
                            </w:rPr>
                            <w:t>a</w:t>
                          </w:r>
                        </w:ins>
                      </w:p>
                    </w:txbxContent>
                  </v:textbox>
                </v:shape>
              </w:pict>
            </mc:Fallback>
          </mc:AlternateContent>
        </w:r>
      </w:ins>
      <w:ins w:id="573" w:author="Mickael HEDDE" w:date="2025-09-11T21:11:00Z">
        <w:r w:rsidR="00615F1A">
          <w:rPr>
            <w:rFonts w:ascii="Roboto Serif Light" w:eastAsia="Roboto Serif Light" w:hAnsi="Roboto Serif Light" w:cs="Roboto Serif Light"/>
            <w:noProof/>
            <w:color w:val="4A86E8"/>
            <w:sz w:val="24"/>
            <w:szCs w:val="24"/>
            <w:lang w:val="fr-FR"/>
          </w:rPr>
          <mc:AlternateContent>
            <mc:Choice Requires="wps">
              <w:drawing>
                <wp:anchor distT="0" distB="0" distL="114300" distR="114300" simplePos="0" relativeHeight="251668480" behindDoc="0" locked="0" layoutInCell="1" allowOverlap="1" wp14:anchorId="5FB90911" wp14:editId="39AC1F95">
                  <wp:simplePos x="0" y="0"/>
                  <wp:positionH relativeFrom="column">
                    <wp:posOffset>4743651</wp:posOffset>
                  </wp:positionH>
                  <wp:positionV relativeFrom="paragraph">
                    <wp:posOffset>395605</wp:posOffset>
                  </wp:positionV>
                  <wp:extent cx="257810" cy="203200"/>
                  <wp:effectExtent l="0" t="0" r="0" b="6350"/>
                  <wp:wrapNone/>
                  <wp:docPr id="26" name="Zone de texte 26"/>
                  <wp:cNvGraphicFramePr/>
                  <a:graphic xmlns:a="http://schemas.openxmlformats.org/drawingml/2006/main">
                    <a:graphicData uri="http://schemas.microsoft.com/office/word/2010/wordprocessingShape">
                      <wps:wsp>
                        <wps:cNvSpPr txBox="1"/>
                        <wps:spPr>
                          <a:xfrm>
                            <a:off x="0" y="0"/>
                            <a:ext cx="257810" cy="203200"/>
                          </a:xfrm>
                          <a:prstGeom prst="rect">
                            <a:avLst/>
                          </a:prstGeom>
                          <a:noFill/>
                          <a:ln w="6350">
                            <a:noFill/>
                          </a:ln>
                        </wps:spPr>
                        <wps:txbx>
                          <w:txbxContent>
                            <w:p w14:paraId="2E224552" w14:textId="77777777" w:rsidR="00615F1A" w:rsidRPr="00430C4D" w:rsidRDefault="00615F1A">
                              <w:pPr>
                                <w:rPr>
                                  <w:sz w:val="10"/>
                                  <w:szCs w:val="10"/>
                                  <w:rPrChange w:id="574" w:author="Mickael HEDDE" w:date="2025-09-11T20:59:00Z">
                                    <w:rPr/>
                                  </w:rPrChange>
                                </w:rPr>
                              </w:pPr>
                              <w:ins w:id="575" w:author="Mickael HEDDE" w:date="2025-09-11T20:59:00Z">
                                <w:r w:rsidRPr="00430C4D">
                                  <w:rPr>
                                    <w:sz w:val="10"/>
                                    <w:szCs w:val="10"/>
                                    <w:rPrChange w:id="576" w:author="Mickael HEDDE" w:date="2025-09-11T20:59:00Z">
                                      <w:rPr/>
                                    </w:rPrChange>
                                  </w:rPr>
                                  <w:t>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90911" id="Zone de texte 26" o:spid="_x0000_s1049" type="#_x0000_t202" style="position:absolute;margin-left:373.5pt;margin-top:31.15pt;width:20.3pt;height: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" filled="f" stroked="f" strokeweight=".5pt">
                  <v:textbox>
                    <w:txbxContent>
                      <w:p w14:paraId="2E224552" w14:textId="77777777" w:rsidR="00615F1A" w:rsidRPr="00430C4D" w:rsidRDefault="00615F1A">
                        <w:pPr>
                          <w:rPr>
                            <w:sz w:val="10"/>
                            <w:szCs w:val="10"/>
                            <w:rPrChange w:id="583" w:author="Mickael HEDDE" w:date="2025-09-11T20:59:00Z">
                              <w:rPr/>
                            </w:rPrChange>
                          </w:rPr>
                        </w:pPr>
                        <w:ins w:id="584" w:author="Mickael HEDDE" w:date="2025-09-11T20:59:00Z">
                          <w:r w:rsidRPr="00430C4D">
                            <w:rPr>
                              <w:sz w:val="10"/>
                              <w:szCs w:val="10"/>
                              <w:rPrChange w:id="585" w:author="Mickael HEDDE" w:date="2025-09-11T20:59:00Z">
                                <w:rPr/>
                              </w:rPrChange>
                            </w:rPr>
                            <w:t>a</w:t>
                          </w:r>
                        </w:ins>
                      </w:p>
                    </w:txbxContent>
                  </v:textbox>
                </v:shape>
              </w:pict>
            </mc:Fallback>
          </mc:AlternateContent>
        </w:r>
      </w:ins>
      <w:ins w:id="577" w:author="Mickael HEDDE" w:date="2025-09-11T20:59:00Z">
        <w:r w:rsidR="00430C4D">
          <w:rPr>
            <w:rFonts w:ascii="Roboto Serif Light" w:eastAsia="Roboto Serif Light" w:hAnsi="Roboto Serif Light" w:cs="Roboto Serif Light"/>
            <w:noProof/>
            <w:color w:val="4A86E8"/>
            <w:sz w:val="24"/>
            <w:szCs w:val="24"/>
            <w:lang w:val="fr-FR"/>
          </w:rPr>
          <mc:AlternateContent>
            <mc:Choice Requires="wps">
              <w:drawing>
                <wp:anchor distT="0" distB="0" distL="114300" distR="114300" simplePos="0" relativeHeight="251664384" behindDoc="0" locked="0" layoutInCell="1" allowOverlap="1" wp14:anchorId="3D625F23" wp14:editId="6C30970A">
                  <wp:simplePos x="0" y="0"/>
                  <wp:positionH relativeFrom="column">
                    <wp:posOffset>3594100</wp:posOffset>
                  </wp:positionH>
                  <wp:positionV relativeFrom="paragraph">
                    <wp:posOffset>342265</wp:posOffset>
                  </wp:positionV>
                  <wp:extent cx="257810" cy="203200"/>
                  <wp:effectExtent l="0" t="0" r="0" b="6350"/>
                  <wp:wrapNone/>
                  <wp:docPr id="24" name="Zone de texte 24"/>
                  <wp:cNvGraphicFramePr/>
                  <a:graphic xmlns:a="http://schemas.openxmlformats.org/drawingml/2006/main">
                    <a:graphicData uri="http://schemas.microsoft.com/office/word/2010/wordprocessingShape">
                      <wps:wsp>
                        <wps:cNvSpPr txBox="1"/>
                        <wps:spPr>
                          <a:xfrm>
                            <a:off x="0" y="0"/>
                            <a:ext cx="257810" cy="203200"/>
                          </a:xfrm>
                          <a:prstGeom prst="rect">
                            <a:avLst/>
                          </a:prstGeom>
                          <a:noFill/>
                          <a:ln w="6350">
                            <a:noFill/>
                          </a:ln>
                        </wps:spPr>
                        <wps:txbx>
                          <w:txbxContent>
                            <w:p w14:paraId="043E89D7" w14:textId="77777777" w:rsidR="00430C4D" w:rsidRPr="00430C4D" w:rsidRDefault="00430C4D">
                              <w:pPr>
                                <w:rPr>
                                  <w:sz w:val="10"/>
                                  <w:szCs w:val="10"/>
                                  <w:rPrChange w:id="578" w:author="Mickael HEDDE" w:date="2025-09-11T20:59:00Z">
                                    <w:rPr/>
                                  </w:rPrChange>
                                </w:rPr>
                              </w:pPr>
                              <w:ins w:id="579" w:author="Mickael HEDDE" w:date="2025-09-11T20:59:00Z">
                                <w:r w:rsidRPr="00430C4D">
                                  <w:rPr>
                                    <w:sz w:val="10"/>
                                    <w:szCs w:val="10"/>
                                    <w:rPrChange w:id="580" w:author="Mickael HEDDE" w:date="2025-09-11T20:59:00Z">
                                      <w:rPr/>
                                    </w:rPrChange>
                                  </w:rPr>
                                  <w:t>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25F23" id="Zone de texte 24" o:spid="_x0000_s1045" type="#_x0000_t202" style="position:absolute;margin-left:283pt;margin-top:26.95pt;width:20.3pt;height: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" filled="f" stroked="f" strokeweight=".5pt">
                  <v:textbox>
                    <w:txbxContent>
                      <w:p w14:paraId="043E89D7" w14:textId="77777777" w:rsidR="00430C4D" w:rsidRPr="00430C4D" w:rsidRDefault="00430C4D">
                        <w:pPr>
                          <w:rPr>
                            <w:sz w:val="10"/>
                            <w:szCs w:val="10"/>
                            <w:rPrChange w:id="606" w:author="Mickael HEDDE" w:date="2025-09-11T20:59:00Z">
                              <w:rPr/>
                            </w:rPrChange>
                          </w:rPr>
                        </w:pPr>
                        <w:ins w:id="607" w:author="Mickael HEDDE" w:date="2025-09-11T20:59:00Z">
                          <w:r w:rsidRPr="00430C4D">
                            <w:rPr>
                              <w:sz w:val="10"/>
                              <w:szCs w:val="10"/>
                              <w:rPrChange w:id="608" w:author="Mickael HEDDE" w:date="2025-09-11T20:59:00Z">
                                <w:rPr/>
                              </w:rPrChange>
                            </w:rPr>
                            <w:t>a</w:t>
                          </w:r>
                        </w:ins>
                      </w:p>
                    </w:txbxContent>
                  </v:textbox>
                </v:shape>
              </w:pict>
            </mc:Fallback>
          </mc:AlternateContent>
        </w:r>
        <w:r w:rsidR="00430C4D">
          <w:rPr>
            <w:rFonts w:ascii="Roboto Serif Light" w:eastAsia="Roboto Serif Light" w:hAnsi="Roboto Serif Light" w:cs="Roboto Serif Light"/>
            <w:noProof/>
            <w:color w:val="4A86E8"/>
            <w:sz w:val="24"/>
            <w:szCs w:val="24"/>
            <w:lang w:val="fr-FR"/>
          </w:rPr>
          <mc:AlternateContent>
            <mc:Choice Requires="wps">
              <w:drawing>
                <wp:anchor distT="0" distB="0" distL="114300" distR="114300" simplePos="0" relativeHeight="251662336" behindDoc="0" locked="0" layoutInCell="1" allowOverlap="1" wp14:anchorId="3ABF28D3" wp14:editId="0B88666A">
                  <wp:simplePos x="0" y="0"/>
                  <wp:positionH relativeFrom="column">
                    <wp:posOffset>3373755</wp:posOffset>
                  </wp:positionH>
                  <wp:positionV relativeFrom="paragraph">
                    <wp:posOffset>277495</wp:posOffset>
                  </wp:positionV>
                  <wp:extent cx="257810" cy="203200"/>
                  <wp:effectExtent l="0" t="0" r="0" b="6350"/>
                  <wp:wrapNone/>
                  <wp:docPr id="9" name="Zone de texte 9"/>
                  <wp:cNvGraphicFramePr/>
                  <a:graphic xmlns:a="http://schemas.openxmlformats.org/drawingml/2006/main">
                    <a:graphicData uri="http://schemas.microsoft.com/office/word/2010/wordprocessingShape">
                      <wps:wsp>
                        <wps:cNvSpPr txBox="1"/>
                        <wps:spPr>
                          <a:xfrm>
                            <a:off x="0" y="0"/>
                            <a:ext cx="257810" cy="203200"/>
                          </a:xfrm>
                          <a:prstGeom prst="rect">
                            <a:avLst/>
                          </a:prstGeom>
                          <a:noFill/>
                          <a:ln w="6350">
                            <a:noFill/>
                          </a:ln>
                        </wps:spPr>
                        <wps:txbx>
                          <w:txbxContent>
                            <w:p w14:paraId="482D07C4" w14:textId="77777777" w:rsidR="00430C4D" w:rsidRPr="00430C4D" w:rsidRDefault="00430C4D">
                              <w:pPr>
                                <w:rPr>
                                  <w:sz w:val="10"/>
                                  <w:szCs w:val="10"/>
                                  <w:rPrChange w:id="581" w:author="Mickael HEDDE" w:date="2025-09-11T20:59:00Z">
                                    <w:rPr/>
                                  </w:rPrChange>
                                </w:rPr>
                              </w:pPr>
                              <w:ins w:id="582" w:author="Mickael HEDDE" w:date="2025-09-11T20:59:00Z">
                                <w:r w:rsidRPr="00430C4D">
                                  <w:rPr>
                                    <w:sz w:val="10"/>
                                    <w:szCs w:val="10"/>
                                    <w:rPrChange w:id="583" w:author="Mickael HEDDE" w:date="2025-09-11T20:59:00Z">
                                      <w:rPr/>
                                    </w:rPrChange>
                                  </w:rPr>
                                  <w:t>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F28D3" id="Zone de texte 9" o:spid="_x0000_s1046" type="#_x0000_t202" style="position:absolute;margin-left:265.65pt;margin-top:21.85pt;width:20.3pt;height: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" filled="f" stroked="f" strokeweight=".5pt">
                  <v:textbox>
                    <w:txbxContent>
                      <w:p w14:paraId="482D07C4" w14:textId="77777777" w:rsidR="00430C4D" w:rsidRPr="00430C4D" w:rsidRDefault="00430C4D">
                        <w:pPr>
                          <w:rPr>
                            <w:sz w:val="10"/>
                            <w:szCs w:val="10"/>
                            <w:rPrChange w:id="612" w:author="Mickael HEDDE" w:date="2025-09-11T20:59:00Z">
                              <w:rPr/>
                            </w:rPrChange>
                          </w:rPr>
                        </w:pPr>
                        <w:ins w:id="613" w:author="Mickael HEDDE" w:date="2025-09-11T20:59:00Z">
                          <w:r w:rsidRPr="00430C4D">
                            <w:rPr>
                              <w:sz w:val="10"/>
                              <w:szCs w:val="10"/>
                              <w:rPrChange w:id="614" w:author="Mickael HEDDE" w:date="2025-09-11T20:59:00Z">
                                <w:rPr/>
                              </w:rPrChange>
                            </w:rPr>
                            <w:t>a</w:t>
                          </w:r>
                        </w:ins>
                      </w:p>
                    </w:txbxContent>
                  </v:textbox>
                </v:shape>
              </w:pict>
            </mc:Fallback>
          </mc:AlternateContent>
        </w:r>
      </w:ins>
      <w:ins w:id="584" w:author="Mickael HEDDE" w:date="2025-09-11T20:58:00Z">
        <w:r w:rsidR="00430C4D">
          <w:rPr>
            <w:rFonts w:ascii="Roboto Serif Light" w:eastAsia="Roboto Serif Light" w:hAnsi="Roboto Serif Light" w:cs="Roboto Serif Light"/>
            <w:noProof/>
            <w:color w:val="4A86E8"/>
            <w:sz w:val="24"/>
            <w:szCs w:val="24"/>
            <w:lang w:val="fr-FR"/>
          </w:rPr>
          <mc:AlternateContent>
            <mc:Choice Requires="wps">
              <w:drawing>
                <wp:anchor distT="0" distB="0" distL="114300" distR="114300" simplePos="0" relativeHeight="251660288" behindDoc="0" locked="0" layoutInCell="1" allowOverlap="1" wp14:anchorId="1B657C22" wp14:editId="11FFD25E">
                  <wp:simplePos x="0" y="0"/>
                  <wp:positionH relativeFrom="column">
                    <wp:posOffset>3133725</wp:posOffset>
                  </wp:positionH>
                  <wp:positionV relativeFrom="paragraph">
                    <wp:posOffset>315595</wp:posOffset>
                  </wp:positionV>
                  <wp:extent cx="257810" cy="203200"/>
                  <wp:effectExtent l="0" t="0" r="0" b="6350"/>
                  <wp:wrapNone/>
                  <wp:docPr id="7" name="Zone de texte 7"/>
                  <wp:cNvGraphicFramePr/>
                  <a:graphic xmlns:a="http://schemas.openxmlformats.org/drawingml/2006/main">
                    <a:graphicData uri="http://schemas.microsoft.com/office/word/2010/wordprocessingShape">
                      <wps:wsp>
                        <wps:cNvSpPr txBox="1"/>
                        <wps:spPr>
                          <a:xfrm>
                            <a:off x="0" y="0"/>
                            <a:ext cx="257810" cy="203200"/>
                          </a:xfrm>
                          <a:prstGeom prst="rect">
                            <a:avLst/>
                          </a:prstGeom>
                          <a:noFill/>
                          <a:ln w="6350">
                            <a:noFill/>
                          </a:ln>
                        </wps:spPr>
                        <wps:txbx>
                          <w:txbxContent>
                            <w:p w14:paraId="0C5B7024" w14:textId="040995E2" w:rsidR="00430C4D" w:rsidRPr="00430C4D" w:rsidRDefault="00430C4D">
                              <w:pPr>
                                <w:rPr>
                                  <w:sz w:val="10"/>
                                  <w:szCs w:val="10"/>
                                  <w:rPrChange w:id="585" w:author="Mickael HEDDE" w:date="2025-09-11T20:59:00Z">
                                    <w:rPr/>
                                  </w:rPrChange>
                                </w:rPr>
                              </w:pPr>
                              <w:ins w:id="586" w:author="Mickael HEDDE" w:date="2025-09-11T20:59:00Z">
                                <w:r w:rsidRPr="00430C4D">
                                  <w:rPr>
                                    <w:sz w:val="10"/>
                                    <w:szCs w:val="10"/>
                                    <w:rPrChange w:id="587" w:author="Mickael HEDDE" w:date="2025-09-11T20:59:00Z">
                                      <w:rPr/>
                                    </w:rPrChange>
                                  </w:rPr>
                                  <w:t>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57C22" id="Zone de texte 7" o:spid="_x0000_s1047" type="#_x0000_t202" style="position:absolute;margin-left:246.75pt;margin-top:24.85pt;width:20.3pt;height: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" filled="f" stroked="f" strokeweight=".5pt">
                  <v:textbox>
                    <w:txbxContent>
                      <w:p w14:paraId="0C5B7024" w14:textId="040995E2" w:rsidR="00430C4D" w:rsidRPr="00430C4D" w:rsidRDefault="00430C4D">
                        <w:pPr>
                          <w:rPr>
                            <w:sz w:val="10"/>
                            <w:szCs w:val="10"/>
                            <w:rPrChange w:id="619" w:author="Mickael HEDDE" w:date="2025-09-11T20:59:00Z">
                              <w:rPr/>
                            </w:rPrChange>
                          </w:rPr>
                        </w:pPr>
                        <w:ins w:id="620" w:author="Mickael HEDDE" w:date="2025-09-11T20:59:00Z">
                          <w:r w:rsidRPr="00430C4D">
                            <w:rPr>
                              <w:sz w:val="10"/>
                              <w:szCs w:val="10"/>
                              <w:rPrChange w:id="621" w:author="Mickael HEDDE" w:date="2025-09-11T20:59:00Z">
                                <w:rPr/>
                              </w:rPrChange>
                            </w:rPr>
                            <w:t>a</w:t>
                          </w:r>
                        </w:ins>
                      </w:p>
                    </w:txbxContent>
                  </v:textbox>
                </v:shape>
              </w:pict>
            </mc:Fallback>
          </mc:AlternateContent>
        </w:r>
      </w:ins>
      <w:ins w:id="588" w:author="Mickael HEDDE" w:date="2025-09-11T21:13:00Z">
        <w:r w:rsidR="00615F1A">
          <w:rPr>
            <w:rFonts w:ascii="Roboto Serif Light" w:eastAsia="Roboto Serif Light" w:hAnsi="Roboto Serif Light" w:cs="Roboto Serif Light"/>
            <w:noProof/>
            <w:color w:val="4A86E8"/>
            <w:sz w:val="24"/>
            <w:szCs w:val="24"/>
            <w:lang w:val="fr-FR"/>
          </w:rPr>
          <w:drawing>
            <wp:inline distT="0" distB="0" distL="0" distR="0" wp14:anchorId="39A8F234" wp14:editId="041FEFE9">
              <wp:extent cx="5733415" cy="1911350"/>
              <wp:effectExtent l="0" t="0" r="63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matode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3415" cy="1911350"/>
                      </a:xfrm>
                      <a:prstGeom prst="rect">
                        <a:avLst/>
                      </a:prstGeom>
                    </pic:spPr>
                  </pic:pic>
                </a:graphicData>
              </a:graphic>
            </wp:inline>
          </w:drawing>
        </w:r>
      </w:ins>
    </w:p>
    <w:p w14:paraId="735D58C2" w14:textId="058B985E" w:rsidR="00E94D77" w:rsidDel="00685DD3" w:rsidRDefault="00430C4D">
      <w:pPr>
        <w:spacing w:line="480" w:lineRule="auto"/>
        <w:jc w:val="both"/>
        <w:rPr>
          <w:del w:id="589" w:author="Mickael HEDDE" w:date="2025-09-11T21:14:00Z"/>
          <w:rFonts w:ascii="Roboto Serif Light" w:eastAsia="Roboto Serif Light" w:hAnsi="Roboto Serif Light" w:cs="Roboto Serif Light"/>
        </w:rPr>
      </w:pPr>
      <w:del w:id="590" w:author="Mickael HEDDE" w:date="2025-09-11T21:06:00Z">
        <w:r w:rsidDel="00430C4D">
          <w:rPr>
            <w:rFonts w:ascii="Roboto Serif Light" w:eastAsia="Roboto Serif Light" w:hAnsi="Roboto Serif Light" w:cs="Roboto Serif Light"/>
            <w:noProof/>
            <w:lang w:val="fr-FR"/>
          </w:rPr>
          <w:drawing>
            <wp:inline distT="0" distB="0" distL="0" distR="0" wp14:editId="4D53494F">
              <wp:extent cx="5731200" cy="2222500"/>
              <wp:effectExtent l="0" t="0" r="3175" b="635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64"/>
                      <a:stretch/>
                    </pic:blipFill>
                    <pic:spPr bwMode="auto">
                      <a:xfrm>
                        <a:off x="0" y="0"/>
                        <a:ext cx="5731200" cy="2222500"/>
                      </a:xfrm>
                      <a:prstGeom prst="rect">
                        <a:avLst/>
                      </a:prstGeom>
                      <a:ln/>
                    </pic:spPr>
                  </pic:pic>
                </a:graphicData>
              </a:graphic>
            </wp:inline>
          </w:drawing>
        </w:r>
      </w:del>
    </w:p>
    <w:p w14:paraId="5F22F5B3" w14:textId="77777777" w:rsidR="00E94D77" w:rsidRDefault="00430C4D">
      <w:pPr>
        <w:rPr>
          <w:rFonts w:ascii="Roboto Serif Light" w:eastAsia="Roboto Serif Light" w:hAnsi="Roboto Serif Light" w:cs="Roboto Serif Light"/>
          <w:lang w:val="en-GB"/>
        </w:rPr>
      </w:pPr>
      <w:r>
        <w:rPr>
          <w:rFonts w:ascii="Roboto Serif Light" w:eastAsia="Roboto Serif Light" w:hAnsi="Roboto Serif Light" w:cs="Roboto Serif Light"/>
          <w:lang w:val="en-GB"/>
        </w:rPr>
        <w:t>Figure 3 Nematofauna indicators across land uses. A) Relationship between the Structure Index (SI) and the Enrichment Index (EI) across different land uses. The dots are colored according to land uses. The four quadrants represent different nematode community conditions, with SI reflecting food web complexity and EI indicating resource availability. B) Boxplots of nematode abundance across land uses for three major trophic guilds: (i) free-living nematodes (including the bacterial-feeders, fungal feeders, and omni-carnivores), (ii) obligate plant-feeder, (iii) facultative plant-feeder nematodes. The fourth sub-figure displays the proportion of facultative plant-feeder nematodes within the total community.</w:t>
      </w:r>
      <w:ins w:id="591" w:author=" " w:date="2025-09-10T11:04:00Z">
        <w:r>
          <w:rPr>
            <w:rFonts w:ascii="Roboto Serif Light" w:eastAsia="Roboto Serif Light" w:hAnsi="Roboto Serif Light" w:cs="Roboto Serif Light"/>
            <w:lang w:val="en-GB"/>
          </w:rPr>
          <w:t xml:space="preserve"> </w:t>
        </w:r>
      </w:ins>
      <w:ins w:id="592" w:author=" " w:date="2025-09-11T09:44:00Z">
        <w:r>
          <w:rPr>
            <w:rFonts w:ascii="Roboto Serif Light" w:eastAsia="Roboto Serif Light" w:hAnsi="Roboto Serif Light" w:cs="Roboto Serif Light"/>
            <w:lang w:val="en-GB"/>
          </w:rPr>
          <w:t xml:space="preserve">Urban park (1 station) and permanent crops (3 stations) are shown for visual comparison but were not included in the statistical analyses due to their very limited sample size. </w:t>
        </w:r>
      </w:ins>
      <w:ins w:id="593" w:author=" " w:date="2025-09-10T15:55:00Z">
        <w:r>
          <w:rPr>
            <w:rFonts w:ascii="Roboto Serif Light" w:eastAsia="Roboto Serif Light" w:hAnsi="Roboto Serif Light" w:cs="Roboto Serif Light"/>
            <w:lang w:val="en-GB"/>
          </w:rPr>
          <w:t>Colour</w:t>
        </w:r>
      </w:ins>
      <w:ins w:id="594" w:author=" " w:date="2025-09-10T11:04:00Z">
        <w:r>
          <w:rPr>
            <w:rFonts w:ascii="Roboto Serif Light" w:eastAsia="Roboto Serif Light" w:hAnsi="Roboto Serif Light" w:cs="Roboto Serif Light"/>
            <w:lang w:val="en-GB"/>
          </w:rPr>
          <w:t xml:space="preserve"> codes for land use are similar to </w:t>
        </w:r>
      </w:ins>
      <w:ins w:id="595" w:author=" " w:date="2025-09-10T11:05:00Z">
        <w:r>
          <w:rPr>
            <w:rFonts w:ascii="Roboto Serif Light" w:eastAsia="Roboto Serif Light" w:hAnsi="Roboto Serif Light" w:cs="Roboto Serif Light"/>
            <w:lang w:val="en-GB"/>
          </w:rPr>
          <w:t xml:space="preserve">that </w:t>
        </w:r>
      </w:ins>
      <w:ins w:id="596" w:author=" " w:date="2025-09-10T11:04:00Z">
        <w:r>
          <w:rPr>
            <w:rFonts w:ascii="Roboto Serif Light" w:eastAsia="Roboto Serif Light" w:hAnsi="Roboto Serif Light" w:cs="Roboto Serif Light"/>
            <w:lang w:val="en-GB"/>
          </w:rPr>
          <w:t>in Panel A.</w:t>
        </w:r>
      </w:ins>
    </w:p>
    <w:p w14:paraId="5B38AB2B" w14:textId="77777777" w:rsidR="00E94D77" w:rsidRDefault="00E94D77">
      <w:pPr>
        <w:rPr>
          <w:rFonts w:ascii="Roboto Serif Light" w:eastAsia="Roboto Serif Light" w:hAnsi="Roboto Serif Light" w:cs="Roboto Serif Light"/>
          <w:lang w:val="en-GB"/>
        </w:rPr>
      </w:pPr>
    </w:p>
    <w:p w14:paraId="280B73FA" w14:textId="77777777" w:rsidR="00E94D77" w:rsidRDefault="00430C4D">
      <w:pPr>
        <w:spacing w:line="240" w:lineRule="auto"/>
        <w:jc w:val="both"/>
        <w:rPr>
          <w:rFonts w:ascii="Roboto Serif Light" w:eastAsia="Roboto Serif Light" w:hAnsi="Roboto Serif Light" w:cs="Roboto Serif Light"/>
          <w:lang w:val="en-GB"/>
        </w:rPr>
      </w:pPr>
      <w:r>
        <w:rPr>
          <w:lang w:val="en-GB"/>
        </w:rPr>
        <w:br w:type="page" w:clear="all"/>
      </w:r>
    </w:p>
    <w:p w14:paraId="5A6D121D" w14:textId="77777777" w:rsidR="00E94D77" w:rsidRDefault="00E94D77">
      <w:pPr>
        <w:spacing w:line="480" w:lineRule="auto"/>
        <w:jc w:val="both"/>
        <w:rPr>
          <w:rFonts w:ascii="Roboto Serif Light" w:eastAsia="Roboto Serif Light" w:hAnsi="Roboto Serif Light" w:cs="Roboto Serif Light"/>
          <w:lang w:val="en-GB"/>
        </w:rPr>
      </w:pPr>
    </w:p>
    <w:p w14:paraId="255CC9A3" w14:textId="77777777" w:rsidR="00E94D77" w:rsidRDefault="00430C4D">
      <w:pPr>
        <w:spacing w:line="480" w:lineRule="auto"/>
        <w:jc w:val="both"/>
        <w:rPr>
          <w:rFonts w:ascii="Roboto Serif Light" w:eastAsia="Roboto Serif Light" w:hAnsi="Roboto Serif Light" w:cs="Roboto Serif Light"/>
        </w:rPr>
      </w:pPr>
      <w:r>
        <w:rPr>
          <w:rFonts w:ascii="Roboto Serif Light" w:eastAsia="Roboto Serif Light" w:hAnsi="Roboto Serif Light" w:cs="Roboto Serif Light"/>
          <w:noProof/>
          <w:lang w:val="fr-FR"/>
        </w:rPr>
        <mc:AlternateContent>
          <mc:Choice Requires="wpg">
            <w:drawing>
              <wp:inline distT="0" distB="0" distL="0" distR="0">
                <wp:extent cx="5731200" cy="3276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65"/>
                        <a:stretch/>
                      </pic:blipFill>
                      <pic:spPr bwMode="auto">
                        <a:xfrm>
                          <a:off x="0" y="0"/>
                          <a:ext cx="5731200" cy="3276600"/>
                        </a:xfrm>
                        <a:prstGeom prst="rect">
                          <a:avLst/>
                        </a:prstGeom>
                        <a:ln/>
                      </pic:spPr>
                    </pic:pic>
                  </a:graphicData>
                </a:graphic>
              </wp:inline>
            </w:drawing>
          </mc:Choice>
          <mc:Fallback xmlns:a="http://schemas.openxmlformats.org/drawingml/2006/main" xmlns:w16cex="http://schemas.microsoft.com/office/word/2018/wordml/cex" xmlns:w16cid="http://schemas.microsoft.com/office/word/2016/wordml/cid" xmlns:w16="http://schemas.microsoft.com/office/word/2018/wordml"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51.28pt;height:258.00pt;mso-wrap-distance-left:0.00pt;mso-wrap-distance-top:0.00pt;mso-wrap-distance-right:0.00pt;mso-wrap-distance-bottom:0.00pt;z-index:1;">
                <v:imagedata r:id="rId66" o:title=""/>
                <o:lock v:ext="edit" rotation="t"/>
              </v:shape>
            </w:pict>
          </mc:Fallback>
        </mc:AlternateContent>
      </w:r>
    </w:p>
    <w:p w14:paraId="73B049A7" w14:textId="77777777" w:rsidR="00E94D77" w:rsidRDefault="00430C4D">
      <w:pPr>
        <w:spacing w:line="240" w:lineRule="auto"/>
        <w:jc w:val="both"/>
        <w:rPr>
          <w:rFonts w:ascii="Roboto Serif Light" w:eastAsia="Roboto Serif Light" w:hAnsi="Roboto Serif Light" w:cs="Roboto Serif Light"/>
          <w:lang w:val="en-GB"/>
        </w:rPr>
      </w:pPr>
      <w:r>
        <w:rPr>
          <w:rFonts w:ascii="Roboto Serif Light" w:eastAsia="Roboto Serif Light" w:hAnsi="Roboto Serif Light" w:cs="Roboto Serif Light"/>
          <w:lang w:val="en-GB"/>
        </w:rPr>
        <w:t>Figure 4. Environmental drivers of detritivore beta diversity. (A) Relative contributions of environmental predictors to community dissimilarity – The percentage of deviance explained by different environmental factors (habitat, climate, soil properties, stress, and geographic distance) for three detritivore groups (Collembola, Isopoda, Diplopoda). (B) Relationship between predicted ecological distance and community dissimilarity – Observed and predicted dissimilarity in community composition as a function of ecological distance for each taxonomic group, illustrating the explanatory power of the GDM models. (C) Response curves of four key environmental predictors – Partial ecological distances associated with total organic carbon, NDVI, geographic distance, and mean temperature over 360 days, showing their nonlinear influence on beta diversity patterns.</w:t>
      </w:r>
    </w:p>
    <w:p w14:paraId="4D068AE5" w14:textId="77777777" w:rsidR="00E94D77" w:rsidRDefault="00E94D77">
      <w:pPr>
        <w:spacing w:line="480" w:lineRule="auto"/>
        <w:jc w:val="both"/>
        <w:rPr>
          <w:rFonts w:ascii="Roboto Serif Light" w:eastAsia="Roboto Serif Light" w:hAnsi="Roboto Serif Light" w:cs="Roboto Serif Light"/>
          <w:lang w:val="en-GB"/>
        </w:rPr>
      </w:pPr>
    </w:p>
    <w:p w14:paraId="0F0B5D85" w14:textId="77777777" w:rsidR="00E94D77" w:rsidRDefault="00430C4D">
      <w:pPr>
        <w:spacing w:line="240" w:lineRule="auto"/>
        <w:jc w:val="both"/>
        <w:rPr>
          <w:rFonts w:ascii="Roboto Serif Light" w:eastAsia="Roboto Serif Light" w:hAnsi="Roboto Serif Light" w:cs="Roboto Serif Light"/>
          <w:lang w:val="en-GB"/>
        </w:rPr>
      </w:pPr>
      <w:r>
        <w:rPr>
          <w:lang w:val="en-GB"/>
        </w:rPr>
        <w:br w:type="page" w:clear="all"/>
      </w:r>
    </w:p>
    <w:p w14:paraId="420F6120" w14:textId="77777777" w:rsidR="00E94D77" w:rsidRDefault="00E94D77">
      <w:pPr>
        <w:spacing w:line="480" w:lineRule="auto"/>
        <w:jc w:val="both"/>
        <w:rPr>
          <w:rFonts w:ascii="Roboto Serif Light" w:eastAsia="Roboto Serif Light" w:hAnsi="Roboto Serif Light" w:cs="Roboto Serif Light"/>
          <w:lang w:val="en-GB"/>
        </w:rPr>
      </w:pPr>
    </w:p>
    <w:p w14:paraId="630DF019" w14:textId="77777777" w:rsidR="00E94D77" w:rsidRDefault="00430C4D">
      <w:pPr>
        <w:spacing w:line="480" w:lineRule="auto"/>
        <w:jc w:val="both"/>
        <w:rPr>
          <w:rFonts w:ascii="Roboto Serif Light" w:eastAsia="Roboto Serif Light" w:hAnsi="Roboto Serif Light" w:cs="Roboto Serif Light"/>
        </w:rPr>
      </w:pPr>
      <w:r>
        <w:rPr>
          <w:rFonts w:ascii="Roboto Serif Light" w:eastAsia="Roboto Serif Light" w:hAnsi="Roboto Serif Light" w:cs="Roboto Serif Light"/>
          <w:noProof/>
          <w:lang w:val="fr-FR"/>
        </w:rPr>
        <mc:AlternateContent>
          <mc:Choice Requires="wpg">
            <w:drawing>
              <wp:inline distT="0" distB="0" distL="0" distR="0">
                <wp:extent cx="5731200" cy="3924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67"/>
                        <a:stretch/>
                      </pic:blipFill>
                      <pic:spPr bwMode="auto">
                        <a:xfrm>
                          <a:off x="0" y="0"/>
                          <a:ext cx="5731200" cy="3924300"/>
                        </a:xfrm>
                        <a:prstGeom prst="rect">
                          <a:avLst/>
                        </a:prstGeom>
                        <a:ln/>
                      </pic:spPr>
                    </pic:pic>
                  </a:graphicData>
                </a:graphic>
              </wp:inline>
            </w:drawing>
          </mc:Choice>
          <mc:Fallback xmlns:a="http://schemas.openxmlformats.org/drawingml/2006/main" xmlns:w16cex="http://schemas.microsoft.com/office/word/2018/wordml/cex" xmlns:w16cid="http://schemas.microsoft.com/office/word/2016/wordml/cid" xmlns:w16="http://schemas.microsoft.com/office/word/2018/wordml"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51.28pt;height:309.00pt;mso-wrap-distance-left:0.00pt;mso-wrap-distance-top:0.00pt;mso-wrap-distance-right:0.00pt;mso-wrap-distance-bottom:0.00pt;z-index:1;">
                <v:imagedata r:id="rId68" o:title=""/>
                <o:lock v:ext="edit" rotation="t"/>
              </v:shape>
            </w:pict>
          </mc:Fallback>
        </mc:AlternateContent>
      </w:r>
    </w:p>
    <w:p w14:paraId="28C0E95E" w14:textId="77777777" w:rsidR="00E94D77" w:rsidRPr="00E94D77" w:rsidRDefault="00430C4D">
      <w:pPr>
        <w:spacing w:line="240" w:lineRule="auto"/>
        <w:jc w:val="both"/>
        <w:rPr>
          <w:rFonts w:ascii="Roboto Serif Light" w:eastAsia="Roboto Serif Light" w:hAnsi="Roboto Serif Light" w:cs="Roboto Serif Light"/>
          <w:lang w:val="en-GB"/>
          <w:rPrChange w:id="597" w:author=" " w:date="2025-09-10T13:24:00Z">
            <w:rPr>
              <w:rFonts w:ascii="Roboto Serif Light" w:eastAsia="Roboto Serif Light" w:hAnsi="Roboto Serif Light" w:cs="Roboto Serif Light"/>
            </w:rPr>
          </w:rPrChange>
        </w:rPr>
      </w:pPr>
      <w:r>
        <w:rPr>
          <w:rFonts w:ascii="Roboto Serif Light" w:eastAsia="Roboto Serif Light" w:hAnsi="Roboto Serif Light" w:cs="Roboto Serif Light"/>
          <w:lang w:val="en-GB"/>
        </w:rPr>
        <w:t xml:space="preserve">Figure 5. Body mass distribution and sex-based scaling relationships in Carabidae across open and closed habitats. </w:t>
      </w:r>
      <w:r>
        <w:rPr>
          <w:rFonts w:ascii="Roboto Serif Light" w:eastAsia="Roboto Serif Light" w:hAnsi="Roboto Serif Light" w:cs="Roboto Serif Light"/>
          <w:lang w:val="en-GB"/>
          <w:rPrChange w:id="598" w:author=" " w:date="2025-09-09T11:03:00Z">
            <w:rPr>
              <w:rFonts w:ascii="Roboto Serif Light" w:eastAsia="Roboto Serif Light" w:hAnsi="Roboto Serif Light" w:cs="Roboto Serif Light"/>
            </w:rPr>
          </w:rPrChange>
        </w:rPr>
        <w:t>A: Body mass distribution across Carabidae species, with individual points colored according to habitat type (open vs. closed). B: Relationship between male and female body mass (log-transformed) across habitats, with a 1:1 reference line (dashed) and linear regression fits. C: Confidence intervals for slope and intercept estimates from linear regressions in open and closed habitats, showing the variation in sex-based scaling relationships.</w:t>
      </w:r>
      <w:ins w:id="599" w:author=" " w:date="2025-09-10T13:24:00Z">
        <w:r>
          <w:rPr>
            <w:rFonts w:ascii="Roboto Serif Light" w:eastAsia="Roboto Serif Light" w:hAnsi="Roboto Serif Light" w:cs="Roboto Serif Light"/>
            <w:lang w:val="en-GB"/>
          </w:rPr>
          <w:t xml:space="preserve"> Statistical differences are indicated when 95% confidence intervals do not cross 0 (for intercepts) or 1 (for slopes), corresponding to a significance threshold of 5%.</w:t>
        </w:r>
      </w:ins>
    </w:p>
    <w:p w14:paraId="0BC57F69" w14:textId="77777777" w:rsidR="00E94D77" w:rsidRPr="00E94D77" w:rsidRDefault="00E94D77">
      <w:pPr>
        <w:spacing w:line="240" w:lineRule="auto"/>
        <w:jc w:val="both"/>
        <w:rPr>
          <w:rFonts w:ascii="Roboto Serif Light" w:eastAsia="Roboto Serif Light" w:hAnsi="Roboto Serif Light" w:cs="Roboto Serif Light"/>
          <w:lang w:val="en-GB"/>
          <w:rPrChange w:id="600" w:author=" " w:date="2025-09-09T11:03:00Z">
            <w:rPr>
              <w:rFonts w:ascii="Roboto Serif Light" w:eastAsia="Roboto Serif Light" w:hAnsi="Roboto Serif Light" w:cs="Roboto Serif Light"/>
            </w:rPr>
          </w:rPrChange>
        </w:rPr>
      </w:pPr>
    </w:p>
    <w:sectPr w:rsidR="00E94D77" w:rsidRPr="00E94D77">
      <w:pgSz w:w="11909" w:h="16834"/>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6" w:author=" " w:date="2025-09-10T14:20:00Z" w:initials="H">
    <w:p w14:paraId="00000005" w14:textId="00000005" w:rsidR="00E94D77" w:rsidRDefault="00430C4D">
      <w:pPr>
        <w:spacing w:line="240" w:lineRule="auto"/>
      </w:pPr>
      <w:r>
        <w:t>https://doi.org/10.1111/ddi.13529</w:t>
      </w:r>
    </w:p>
  </w:comment>
  <w:comment w:id="258" w:author=" " w:date="2025-09-10T14:20:00Z" w:initials="H">
    <w:p w14:paraId="00000004" w14:textId="00000004" w:rsidR="00E94D77" w:rsidRDefault="00430C4D">
      <w:pPr>
        <w:spacing w:line="240" w:lineRule="auto"/>
      </w:pPr>
      <w:r>
        <w:t>https://doi.org/10.1016/j.soilbio.2023.109282</w:t>
      </w:r>
    </w:p>
  </w:comment>
  <w:comment w:id="260" w:author=" " w:date="2025-09-10T14:20:00Z" w:initials="H">
    <w:p w14:paraId="00000003" w14:textId="00000003" w:rsidR="00E94D77" w:rsidRPr="00430C4D" w:rsidRDefault="00430C4D">
      <w:pPr>
        <w:spacing w:line="240" w:lineRule="auto"/>
        <w:rPr>
          <w:lang w:val="en-US"/>
        </w:rPr>
      </w:pPr>
      <w:r w:rsidRPr="00430C4D">
        <w:rPr>
          <w:lang w:val="en-US"/>
        </w:rPr>
        <w:t>Journal of Animal Ecology 93 (10), 1510-1523</w:t>
      </w:r>
    </w:p>
  </w:comment>
  <w:comment w:id="283" w:author=" " w:date="2025-09-09T12:08:00Z" w:initials="H">
    <w:p w14:paraId="00000001" w14:textId="00000001" w:rsidR="00E94D77" w:rsidRPr="00430C4D" w:rsidRDefault="00430C4D">
      <w:pPr>
        <w:spacing w:line="240" w:lineRule="auto"/>
        <w:rPr>
          <w:lang w:val="en-US"/>
        </w:rPr>
      </w:pPr>
      <w:r w:rsidRPr="00430C4D">
        <w:rPr>
          <w:lang w:val="en-US"/>
        </w:rPr>
        <w:t>France can be divided into five climates according to Koppen: 222, 220, 221, 110, and 210.</w:t>
      </w:r>
    </w:p>
    <w:p w14:paraId="00000002" w14:textId="00000002" w:rsidR="00E94D77" w:rsidRPr="00430C4D" w:rsidRDefault="00430C4D">
      <w:pPr>
        <w:spacing w:line="240" w:lineRule="auto"/>
        <w:rPr>
          <w:lang w:val="en-US"/>
        </w:rPr>
      </w:pPr>
      <w:r w:rsidRPr="00430C4D">
        <w:rPr>
          <w:lang w:val="en-US"/>
        </w:rPr>
        <w:t>However, this is a carryover from the version prior to submission. This approach was ultimately rejected because it led to widespread species appearing multiple times in the final dataset. For example, A. aenea. This unbalanced the dataset toward the most common species.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005" w15:done="0"/>
  <w15:commentEx w15:paraId="00000004" w15:done="0"/>
  <w15:commentEx w15:paraId="00000003" w15:done="0"/>
  <w15:commentEx w15:paraId="00000002" w15:done="0"/>
</w15:commentsEx>
</file>

<file path=word/commentsIds.xml><?xml version="1.0" encoding="utf-8"?>
<w16cid:commentsIds xmlns:mc="http://schemas.openxmlformats.org/markup-compatibility/2006" xmlns:w16cid="http://schemas.microsoft.com/office/word/2016/wordml/cid" mc:Ignorable="w16cid">
  <w16cid:commentId w16cid:paraId="00000002" w16cid:durableId="469E8B5D"/>
  <w16cid:commentId w16cid:paraId="00000003" w16cid:durableId="4D2ED01B"/>
  <w16cid:commentId w16cid:paraId="00000004" w16cid:durableId="080EA270"/>
  <w16cid:commentId w16cid:paraId="00000005" w16cid:durableId="2EA279B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A4B8E4" w14:textId="77777777" w:rsidR="00E94D77" w:rsidRDefault="00430C4D">
      <w:pPr>
        <w:spacing w:line="240" w:lineRule="auto"/>
      </w:pPr>
      <w:r>
        <w:separator/>
      </w:r>
    </w:p>
  </w:endnote>
  <w:endnote w:type="continuationSeparator" w:id="0">
    <w:p w14:paraId="0955EBCE" w14:textId="77777777" w:rsidR="00E94D77" w:rsidRDefault="00430C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erif Light">
    <w:altName w:val="Times New Roman"/>
    <w:charset w:val="00"/>
    <w:family w:val="auto"/>
    <w:pitch w:val="default"/>
  </w:font>
  <w:font w:name="Roboto Serif">
    <w:altName w:val="Times New Roman"/>
    <w:charset w:val="00"/>
    <w:family w:val="auto"/>
    <w:pitch w:val="default"/>
  </w:font>
  <w:font w:name="Roboto Serif ExtraLight">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A74560" w14:textId="77777777" w:rsidR="00E94D77" w:rsidRDefault="00430C4D">
      <w:pPr>
        <w:spacing w:line="240" w:lineRule="auto"/>
      </w:pPr>
      <w:r>
        <w:separator/>
      </w:r>
    </w:p>
  </w:footnote>
  <w:footnote w:type="continuationSeparator" w:id="0">
    <w:p w14:paraId="731D71D4" w14:textId="77777777" w:rsidR="00E94D77" w:rsidRDefault="00430C4D">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 ">
    <w15:presenceInfo w15:providerId="None" w15:userId=" "/>
  </w15:person>
  <w15:person w15:author="Mickael HEDDE">
    <w15:presenceInfo w15:providerId="None" w15:userId="Mickael HED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GB" w:vendorID="64" w:dllVersion="131078" w:nlCheck="1" w:checkStyle="1"/>
  <w:activeWritingStyle w:appName="MSWord" w:lang="en-US" w:vendorID="64" w:dllVersion="131078" w:nlCheck="1" w:checkStyle="1"/>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D77"/>
    <w:rsid w:val="00430C4D"/>
    <w:rsid w:val="00494205"/>
    <w:rsid w:val="00615F1A"/>
    <w:rsid w:val="00685DD3"/>
    <w:rsid w:val="00E94D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1A5FC"/>
  <w15:docId w15:val="{E5C0B670-4CB2-41FB-8B4A-B9766344E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link w:val="Titre1Car"/>
    <w:pPr>
      <w:keepNext/>
      <w:keepLines/>
      <w:spacing w:before="400" w:after="120"/>
      <w:outlineLvl w:val="0"/>
    </w:pPr>
    <w:rPr>
      <w:sz w:val="40"/>
      <w:szCs w:val="40"/>
    </w:rPr>
  </w:style>
  <w:style w:type="paragraph" w:styleId="Titre2">
    <w:name w:val="heading 2"/>
    <w:basedOn w:val="Normal"/>
    <w:next w:val="Normal"/>
    <w:link w:val="Titre2Car"/>
    <w:pPr>
      <w:keepNext/>
      <w:keepLines/>
      <w:spacing w:before="360" w:after="120"/>
      <w:outlineLvl w:val="1"/>
    </w:pPr>
    <w:rPr>
      <w:sz w:val="32"/>
      <w:szCs w:val="32"/>
    </w:rPr>
  </w:style>
  <w:style w:type="paragraph" w:styleId="Titre3">
    <w:name w:val="heading 3"/>
    <w:basedOn w:val="Normal"/>
    <w:next w:val="Normal"/>
    <w:link w:val="Titre3Car"/>
    <w:pPr>
      <w:keepNext/>
      <w:keepLines/>
      <w:spacing w:before="320" w:after="80"/>
      <w:outlineLvl w:val="2"/>
    </w:pPr>
    <w:rPr>
      <w:color w:val="434343"/>
      <w:sz w:val="28"/>
      <w:szCs w:val="28"/>
    </w:rPr>
  </w:style>
  <w:style w:type="paragraph" w:styleId="Titre4">
    <w:name w:val="heading 4"/>
    <w:basedOn w:val="Normal"/>
    <w:next w:val="Normal"/>
    <w:link w:val="Titre4Car"/>
    <w:pPr>
      <w:keepNext/>
      <w:keepLines/>
      <w:spacing w:before="280" w:after="80"/>
      <w:outlineLvl w:val="3"/>
    </w:pPr>
    <w:rPr>
      <w:color w:val="666666"/>
      <w:sz w:val="24"/>
      <w:szCs w:val="24"/>
    </w:rPr>
  </w:style>
  <w:style w:type="paragraph" w:styleId="Titre5">
    <w:name w:val="heading 5"/>
    <w:basedOn w:val="Normal"/>
    <w:next w:val="Normal"/>
    <w:link w:val="Titre5Car"/>
    <w:pPr>
      <w:keepNext/>
      <w:keepLines/>
      <w:spacing w:before="240" w:after="80"/>
      <w:outlineLvl w:val="4"/>
    </w:pPr>
    <w:rPr>
      <w:color w:val="666666"/>
    </w:rPr>
  </w:style>
  <w:style w:type="paragraph" w:styleId="Titre6">
    <w:name w:val="heading 6"/>
    <w:basedOn w:val="Normal"/>
    <w:next w:val="Normal"/>
    <w:link w:val="Titre6Car"/>
    <w:pPr>
      <w:keepNext/>
      <w:keepLines/>
      <w:spacing w:before="240" w:after="80"/>
      <w:outlineLvl w:val="5"/>
    </w:pPr>
    <w:rPr>
      <w:i/>
      <w:color w:val="666666"/>
    </w:rPr>
  </w:style>
  <w:style w:type="paragraph" w:styleId="Titre7">
    <w:name w:val="heading 7"/>
    <w:basedOn w:val="Normal"/>
    <w:next w:val="Normal"/>
    <w:link w:val="Titre7Car"/>
    <w:uiPriority w:val="9"/>
    <w:unhideWhenUsed/>
    <w:qFormat/>
    <w:pPr>
      <w:keepNext/>
      <w:keepLines/>
      <w:spacing w:before="40"/>
      <w:outlineLvl w:val="6"/>
    </w:pPr>
    <w:rPr>
      <w:color w:val="595959" w:themeColor="text1" w:themeTint="A6"/>
    </w:rPr>
  </w:style>
  <w:style w:type="paragraph" w:styleId="Titre8">
    <w:name w:val="heading 8"/>
    <w:basedOn w:val="Normal"/>
    <w:next w:val="Normal"/>
    <w:link w:val="Titre8Car"/>
    <w:uiPriority w:val="9"/>
    <w:unhideWhenUsed/>
    <w:qFormat/>
    <w:pPr>
      <w:keepNext/>
      <w:keepLines/>
      <w:outlineLvl w:val="7"/>
    </w:pPr>
    <w:rPr>
      <w:i/>
      <w:iCs/>
      <w:color w:val="272727" w:themeColor="text1" w:themeTint="D8"/>
    </w:rPr>
  </w:style>
  <w:style w:type="paragraph" w:styleId="Titre9">
    <w:name w:val="heading 9"/>
    <w:basedOn w:val="Normal"/>
    <w:next w:val="Normal"/>
    <w:link w:val="Titre9Car"/>
    <w:uiPriority w:val="9"/>
    <w:unhideWhenUsed/>
    <w:qFormat/>
    <w:pPr>
      <w:keepNext/>
      <w:keepLines/>
      <w:outlineLvl w:val="8"/>
    </w:pPr>
    <w:rPr>
      <w:i/>
      <w:iCs/>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au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eausimple2">
    <w:name w:val="Plain Table 2"/>
    <w:basedOn w:val="TableauNormal"/>
    <w:uiPriority w:val="59"/>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4">
    <w:name w:val="Plain Table 4"/>
    <w:basedOn w:val="TableauNormal"/>
    <w:uiPriority w:val="99"/>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5">
    <w:name w:val="Plain Table 5"/>
    <w:basedOn w:val="TableauNormal"/>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Grille1Clair">
    <w:name w:val="Grid Table 1 Light"/>
    <w:basedOn w:val="TableauNormal"/>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eauNormal"/>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eauNormal"/>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eauNormal"/>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eauNormal"/>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eauNormal"/>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eauGrille2">
    <w:name w:val="Grid Table 2"/>
    <w:basedOn w:val="Tableau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auNormal"/>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leauNormal"/>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leauNormal"/>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leauNormal"/>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leauNormal"/>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leauNormal"/>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eauGrille3">
    <w:name w:val="Grid Table 3"/>
    <w:basedOn w:val="Tableau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auNormal"/>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leauNormal"/>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leauNormal"/>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leauNormal"/>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leauNormal"/>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leauNormal"/>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eauGrille4">
    <w:name w:val="Grid Table 4"/>
    <w:basedOn w:val="TableauNormal"/>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auNormal"/>
    <w:uiPriority w:val="5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leauNormal"/>
    <w:uiPriority w:val="5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leauNormal"/>
    <w:uiPriority w:val="5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leauNormal"/>
    <w:uiPriority w:val="5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leauNormal"/>
    <w:uiPriority w:val="5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leauNormal"/>
    <w:uiPriority w:val="5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eauGrille5Fonc">
    <w:name w:val="Grid Table 5 Dark"/>
    <w:basedOn w:val="Tableau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au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leau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leau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au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leau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leau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leauGrille6Couleur">
    <w:name w:val="Grid Table 6 Colorful"/>
    <w:basedOn w:val="TableauNormal"/>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eauNormal"/>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eauNormal"/>
    <w:uiPriority w:val="99"/>
    <w:pPr>
      <w:spacing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eauNormal"/>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eauNormal"/>
    <w:uiPriority w:val="99"/>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eauNormal"/>
    <w:uiPriority w:val="99"/>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leauGrille7Couleur">
    <w:name w:val="Grid Table 7 Colorful"/>
    <w:basedOn w:val="TableauNormal"/>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eauNormal"/>
    <w:uiPriority w:val="99"/>
    <w:pPr>
      <w:spacing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eauNormal"/>
    <w:uiPriority w:val="99"/>
    <w:pPr>
      <w:spacing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eauNormal"/>
    <w:uiPriority w:val="99"/>
    <w:pPr>
      <w:spacing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eauNormal"/>
    <w:uiPriority w:val="99"/>
    <w:pPr>
      <w:spacing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eauNormal"/>
    <w:uiPriority w:val="99"/>
    <w:pPr>
      <w:spacing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leauListe1Clair">
    <w:name w:val="List Table 1 Light"/>
    <w:basedOn w:val="Tableau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au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leau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leau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leau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leau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leau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leauListe2">
    <w:name w:val="List Table 2"/>
    <w:basedOn w:val="TableauNormal"/>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auNormal"/>
    <w:uiPriority w:val="99"/>
    <w:pPr>
      <w:spacing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leauNormal"/>
    <w:uiPriority w:val="99"/>
    <w:pPr>
      <w:spacing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leauNormal"/>
    <w:uiPriority w:val="99"/>
    <w:pPr>
      <w:spacing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leauNormal"/>
    <w:uiPriority w:val="99"/>
    <w:pPr>
      <w:spacing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leauNormal"/>
    <w:uiPriority w:val="99"/>
    <w:pPr>
      <w:spacing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leauNormal"/>
    <w:uiPriority w:val="99"/>
    <w:pPr>
      <w:spacing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eauListe3">
    <w:name w:val="List Table 3"/>
    <w:basedOn w:val="Tableau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eauNormal"/>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eauNormal"/>
    <w:uiPriority w:val="99"/>
    <w:pPr>
      <w:spacing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eauNormal"/>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eauNormal"/>
    <w:uiPriority w:val="99"/>
    <w:pPr>
      <w:spacing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eauNormal"/>
    <w:uiPriority w:val="99"/>
    <w:pPr>
      <w:spacing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eauListe4">
    <w:name w:val="List Table 4"/>
    <w:basedOn w:val="Tableau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auNormal"/>
    <w:uiPriority w:val="9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leauNormal"/>
    <w:uiPriority w:val="9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leauNormal"/>
    <w:uiPriority w:val="9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leauNormal"/>
    <w:uiPriority w:val="9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leauNormal"/>
    <w:uiPriority w:val="9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leauNormal"/>
    <w:uiPriority w:val="9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eauListe5Fonc">
    <w:name w:val="List Table 5 Dark"/>
    <w:basedOn w:val="TableauNormal"/>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auNormal"/>
    <w:uiPriority w:val="99"/>
    <w:pPr>
      <w:spacing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leauNormal"/>
    <w:uiPriority w:val="99"/>
    <w:pPr>
      <w:spacing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leauNormal"/>
    <w:uiPriority w:val="99"/>
    <w:pPr>
      <w:spacing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leauNormal"/>
    <w:uiPriority w:val="99"/>
    <w:pPr>
      <w:spacing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leauNormal"/>
    <w:uiPriority w:val="99"/>
    <w:pPr>
      <w:spacing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leauNormal"/>
    <w:uiPriority w:val="99"/>
    <w:pPr>
      <w:spacing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leauListe6Couleur">
    <w:name w:val="List Table 6 Colorful"/>
    <w:basedOn w:val="TableauNormal"/>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eauNormal"/>
    <w:uiPriority w:val="99"/>
    <w:pPr>
      <w:spacing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eauNormal"/>
    <w:uiPriority w:val="99"/>
    <w:pPr>
      <w:spacing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eauNormal"/>
    <w:uiPriority w:val="99"/>
    <w:pPr>
      <w:spacing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eauNormal"/>
    <w:uiPriority w:val="99"/>
    <w:pPr>
      <w:spacing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eauNormal"/>
    <w:uiPriority w:val="99"/>
    <w:pPr>
      <w:spacing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leauListe7Couleur">
    <w:name w:val="List Table 7 Colorful"/>
    <w:basedOn w:val="TableauNormal"/>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eauNormal"/>
    <w:uiPriority w:val="99"/>
    <w:pPr>
      <w:spacing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eauNormal"/>
    <w:uiPriority w:val="99"/>
    <w:pPr>
      <w:spacing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eauNormal"/>
    <w:uiPriority w:val="99"/>
    <w:pPr>
      <w:spacing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eauNormal"/>
    <w:uiPriority w:val="99"/>
    <w:pPr>
      <w:spacing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eauNormal"/>
    <w:uiPriority w:val="99"/>
    <w:pPr>
      <w:spacing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auNormal"/>
    <w:uiPriority w:val="99"/>
    <w:pPr>
      <w:spacing w:line="240" w:lineRule="auto"/>
    </w:pPr>
    <w:rPr>
      <w:color w:val="404040"/>
      <w:sz w:val="20"/>
      <w:szCs w:val="20"/>
      <w:lang w:val="fr-F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pPr>
      <w:spacing w:line="240" w:lineRule="auto"/>
    </w:pPr>
    <w:rPr>
      <w:color w:val="404040"/>
      <w:sz w:val="20"/>
      <w:szCs w:val="20"/>
      <w:lang w:val="fr-FR"/>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auNormal"/>
    <w:uiPriority w:val="99"/>
    <w:pPr>
      <w:spacing w:line="240" w:lineRule="auto"/>
    </w:pPr>
    <w:rPr>
      <w:color w:val="404040"/>
      <w:sz w:val="20"/>
      <w:szCs w:val="20"/>
      <w:lang w:val="fr-FR"/>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auNormal"/>
    <w:uiPriority w:val="99"/>
    <w:pPr>
      <w:spacing w:line="240" w:lineRule="auto"/>
    </w:pPr>
    <w:rPr>
      <w:color w:val="404040"/>
      <w:sz w:val="20"/>
      <w:szCs w:val="20"/>
      <w:lang w:val="fr-FR"/>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auNormal"/>
    <w:uiPriority w:val="99"/>
    <w:pPr>
      <w:spacing w:line="240" w:lineRule="auto"/>
    </w:pPr>
    <w:rPr>
      <w:color w:val="404040"/>
      <w:sz w:val="20"/>
      <w:szCs w:val="20"/>
      <w:lang w:val="fr-FR"/>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auNormal"/>
    <w:uiPriority w:val="99"/>
    <w:pPr>
      <w:spacing w:line="240" w:lineRule="auto"/>
    </w:pPr>
    <w:rPr>
      <w:color w:val="404040"/>
      <w:sz w:val="20"/>
      <w:szCs w:val="20"/>
      <w:lang w:val="fr-FR"/>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auNormal"/>
    <w:uiPriority w:val="99"/>
    <w:pPr>
      <w:spacing w:line="240" w:lineRule="auto"/>
    </w:pPr>
    <w:rPr>
      <w:color w:val="404040"/>
      <w:sz w:val="20"/>
      <w:szCs w:val="20"/>
      <w:lang w:val="fr-FR"/>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auNormal"/>
    <w:uiPriority w:val="99"/>
    <w:pPr>
      <w:spacing w:line="240" w:lineRule="auto"/>
    </w:pPr>
    <w:rPr>
      <w:color w:val="404040"/>
      <w:sz w:val="20"/>
      <w:szCs w:val="20"/>
      <w:lang w:val="fr-F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pPr>
      <w:spacing w:line="240" w:lineRule="auto"/>
    </w:pPr>
    <w:rPr>
      <w:color w:val="404040"/>
      <w:sz w:val="20"/>
      <w:szCs w:val="20"/>
      <w:lang w:val="fr-FR"/>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auNormal"/>
    <w:uiPriority w:val="99"/>
    <w:pPr>
      <w:spacing w:line="240" w:lineRule="auto"/>
    </w:pPr>
    <w:rPr>
      <w:color w:val="404040"/>
      <w:sz w:val="20"/>
      <w:szCs w:val="20"/>
      <w:lang w:val="fr-FR"/>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auNormal"/>
    <w:uiPriority w:val="99"/>
    <w:pPr>
      <w:spacing w:line="240" w:lineRule="auto"/>
    </w:pPr>
    <w:rPr>
      <w:color w:val="404040"/>
      <w:sz w:val="20"/>
      <w:szCs w:val="20"/>
      <w:lang w:val="fr-FR"/>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auNormal"/>
    <w:uiPriority w:val="99"/>
    <w:pPr>
      <w:spacing w:line="240" w:lineRule="auto"/>
    </w:pPr>
    <w:rPr>
      <w:color w:val="404040"/>
      <w:sz w:val="20"/>
      <w:szCs w:val="20"/>
      <w:lang w:val="fr-FR"/>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auNormal"/>
    <w:uiPriority w:val="99"/>
    <w:pPr>
      <w:spacing w:line="240" w:lineRule="auto"/>
    </w:pPr>
    <w:rPr>
      <w:color w:val="404040"/>
      <w:sz w:val="20"/>
      <w:szCs w:val="20"/>
      <w:lang w:val="fr-FR"/>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auNormal"/>
    <w:uiPriority w:val="99"/>
    <w:pPr>
      <w:spacing w:line="240" w:lineRule="auto"/>
    </w:pPr>
    <w:rPr>
      <w:color w:val="404040"/>
      <w:sz w:val="20"/>
      <w:szCs w:val="20"/>
      <w:lang w:val="fr-FR"/>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auNormal"/>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auNormal"/>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auNormal"/>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auNormal"/>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auNormal"/>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auNormal"/>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Titre1Car">
    <w:name w:val="Titre 1 Car"/>
    <w:basedOn w:val="Policepardfaut"/>
    <w:link w:val="Titre1"/>
    <w:uiPriority w:val="9"/>
    <w:rPr>
      <w:rFonts w:ascii="Arial" w:eastAsia="Arial" w:hAnsi="Arial" w:cs="Arial"/>
      <w:color w:val="365F91" w:themeColor="accent1" w:themeShade="BF"/>
      <w:sz w:val="40"/>
      <w:szCs w:val="40"/>
    </w:rPr>
  </w:style>
  <w:style w:type="character" w:customStyle="1" w:styleId="Titre2Car">
    <w:name w:val="Titre 2 Car"/>
    <w:basedOn w:val="Policepardfaut"/>
    <w:link w:val="Titre2"/>
    <w:uiPriority w:val="9"/>
    <w:rPr>
      <w:rFonts w:ascii="Arial" w:eastAsia="Arial" w:hAnsi="Arial" w:cs="Arial"/>
      <w:color w:val="365F91" w:themeColor="accent1" w:themeShade="BF"/>
      <w:sz w:val="32"/>
      <w:szCs w:val="32"/>
    </w:rPr>
  </w:style>
  <w:style w:type="character" w:customStyle="1" w:styleId="Titre3Car">
    <w:name w:val="Titre 3 Car"/>
    <w:basedOn w:val="Policepardfaut"/>
    <w:link w:val="Titre3"/>
    <w:uiPriority w:val="9"/>
    <w:rPr>
      <w:rFonts w:ascii="Arial" w:eastAsia="Arial" w:hAnsi="Arial" w:cs="Arial"/>
      <w:color w:val="365F91" w:themeColor="accent1" w:themeShade="BF"/>
      <w:sz w:val="28"/>
      <w:szCs w:val="28"/>
    </w:rPr>
  </w:style>
  <w:style w:type="character" w:customStyle="1" w:styleId="Titre4Car">
    <w:name w:val="Titre 4 Car"/>
    <w:basedOn w:val="Policepardfaut"/>
    <w:link w:val="Titre4"/>
    <w:uiPriority w:val="9"/>
    <w:rPr>
      <w:rFonts w:ascii="Arial" w:eastAsia="Arial" w:hAnsi="Arial" w:cs="Arial"/>
      <w:i/>
      <w:iCs/>
      <w:color w:val="365F91" w:themeColor="accent1" w:themeShade="BF"/>
    </w:rPr>
  </w:style>
  <w:style w:type="character" w:customStyle="1" w:styleId="Titre5Car">
    <w:name w:val="Titre 5 Car"/>
    <w:basedOn w:val="Policepardfaut"/>
    <w:link w:val="Titre5"/>
    <w:uiPriority w:val="9"/>
    <w:rPr>
      <w:rFonts w:ascii="Arial" w:eastAsia="Arial" w:hAnsi="Arial" w:cs="Arial"/>
      <w:color w:val="365F91" w:themeColor="accent1" w:themeShade="BF"/>
    </w:rPr>
  </w:style>
  <w:style w:type="character" w:customStyle="1" w:styleId="Titre6Car">
    <w:name w:val="Titre 6 Car"/>
    <w:basedOn w:val="Policepardfaut"/>
    <w:link w:val="Titre6"/>
    <w:uiPriority w:val="9"/>
    <w:rPr>
      <w:rFonts w:ascii="Arial" w:eastAsia="Arial" w:hAnsi="Arial" w:cs="Arial"/>
      <w:i/>
      <w:iCs/>
      <w:color w:val="595959" w:themeColor="text1" w:themeTint="A6"/>
    </w:rPr>
  </w:style>
  <w:style w:type="character" w:customStyle="1" w:styleId="Titre7Car">
    <w:name w:val="Titre 7 Car"/>
    <w:basedOn w:val="Policepardfaut"/>
    <w:link w:val="Titre7"/>
    <w:uiPriority w:val="9"/>
    <w:rPr>
      <w:rFonts w:ascii="Arial" w:eastAsia="Arial" w:hAnsi="Arial" w:cs="Arial"/>
      <w:color w:val="595959" w:themeColor="text1" w:themeTint="A6"/>
    </w:rPr>
  </w:style>
  <w:style w:type="character" w:customStyle="1" w:styleId="Titre8Car">
    <w:name w:val="Titre 8 Car"/>
    <w:basedOn w:val="Policepardfaut"/>
    <w:link w:val="Titre8"/>
    <w:uiPriority w:val="9"/>
    <w:rPr>
      <w:rFonts w:ascii="Arial" w:eastAsia="Arial" w:hAnsi="Arial" w:cs="Arial"/>
      <w:i/>
      <w:iCs/>
      <w:color w:val="272727" w:themeColor="text1" w:themeTint="D8"/>
    </w:rPr>
  </w:style>
  <w:style w:type="character" w:customStyle="1" w:styleId="Titre9Car">
    <w:name w:val="Titre 9 Car"/>
    <w:basedOn w:val="Policepardfaut"/>
    <w:link w:val="Titre9"/>
    <w:uiPriority w:val="9"/>
    <w:rPr>
      <w:rFonts w:ascii="Arial" w:eastAsia="Arial" w:hAnsi="Arial" w:cs="Arial"/>
      <w:i/>
      <w:iCs/>
      <w:color w:val="272727" w:themeColor="text1" w:themeTint="D8"/>
    </w:rPr>
  </w:style>
  <w:style w:type="character" w:customStyle="1" w:styleId="TitreCar">
    <w:name w:val="Titre Car"/>
    <w:basedOn w:val="Policepardfaut"/>
    <w:link w:val="Titre"/>
    <w:uiPriority w:val="10"/>
    <w:rPr>
      <w:rFonts w:ascii="Arial" w:eastAsia="Arial" w:hAnsi="Arial" w:cs="Arial"/>
      <w:spacing w:val="-10"/>
      <w:sz w:val="56"/>
      <w:szCs w:val="56"/>
    </w:rPr>
  </w:style>
  <w:style w:type="character" w:customStyle="1" w:styleId="Sous-titreCar">
    <w:name w:val="Sous-titre Car"/>
    <w:basedOn w:val="Policepardfaut"/>
    <w:link w:val="Sous-titre"/>
    <w:uiPriority w:val="11"/>
    <w:rPr>
      <w:color w:val="595959" w:themeColor="text1" w:themeTint="A6"/>
      <w:spacing w:val="15"/>
      <w:sz w:val="28"/>
      <w:szCs w:val="28"/>
    </w:rPr>
  </w:style>
  <w:style w:type="paragraph" w:styleId="Citation">
    <w:name w:val="Quote"/>
    <w:basedOn w:val="Normal"/>
    <w:next w:val="Normal"/>
    <w:link w:val="CitationCar"/>
    <w:uiPriority w:val="29"/>
    <w:qFormat/>
    <w:pPr>
      <w:spacing w:before="160"/>
      <w:jc w:val="center"/>
    </w:pPr>
    <w:rPr>
      <w:i/>
      <w:iCs/>
      <w:color w:val="404040" w:themeColor="text1" w:themeTint="BF"/>
    </w:rPr>
  </w:style>
  <w:style w:type="character" w:customStyle="1" w:styleId="CitationCar">
    <w:name w:val="Citation Car"/>
    <w:basedOn w:val="Policepardfaut"/>
    <w:link w:val="Citation"/>
    <w:uiPriority w:val="29"/>
    <w:rPr>
      <w:i/>
      <w:iCs/>
      <w:color w:val="404040" w:themeColor="text1" w:themeTint="BF"/>
    </w:rPr>
  </w:style>
  <w:style w:type="paragraph" w:styleId="Paragraphedeliste">
    <w:name w:val="List Paragraph"/>
    <w:basedOn w:val="Normal"/>
    <w:uiPriority w:val="34"/>
    <w:qFormat/>
    <w:pPr>
      <w:ind w:left="720"/>
      <w:contextualSpacing/>
    </w:pPr>
  </w:style>
  <w:style w:type="character" w:styleId="Emphaseintense">
    <w:name w:val="Intense Emphasis"/>
    <w:basedOn w:val="Policepardfaut"/>
    <w:uiPriority w:val="21"/>
    <w:qFormat/>
    <w:rPr>
      <w:i/>
      <w:iCs/>
      <w:color w:val="365F91" w:themeColor="accent1" w:themeShade="BF"/>
    </w:rPr>
  </w:style>
  <w:style w:type="paragraph" w:styleId="Citationintense">
    <w:name w:val="Intense Quote"/>
    <w:basedOn w:val="Normal"/>
    <w:next w:val="Normal"/>
    <w:link w:val="CitationintenseCar"/>
    <w:uiPriority w:val="30"/>
    <w:qFormat/>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CitationintenseCar">
    <w:name w:val="Citation intense Car"/>
    <w:basedOn w:val="Policepardfaut"/>
    <w:link w:val="Citationintense"/>
    <w:uiPriority w:val="30"/>
    <w:rPr>
      <w:i/>
      <w:iCs/>
      <w:color w:val="365F91" w:themeColor="accent1" w:themeShade="BF"/>
    </w:rPr>
  </w:style>
  <w:style w:type="character" w:styleId="Rfrenceintense">
    <w:name w:val="Intense Reference"/>
    <w:basedOn w:val="Policepardfaut"/>
    <w:uiPriority w:val="32"/>
    <w:qFormat/>
    <w:rPr>
      <w:b/>
      <w:bCs/>
      <w:smallCaps/>
      <w:color w:val="365F91" w:themeColor="accent1" w:themeShade="BF"/>
      <w:spacing w:val="5"/>
    </w:rPr>
  </w:style>
  <w:style w:type="paragraph" w:styleId="Sansinterligne">
    <w:name w:val="No Spacing"/>
    <w:basedOn w:val="Normal"/>
    <w:uiPriority w:val="1"/>
    <w:qFormat/>
    <w:pPr>
      <w:spacing w:line="240" w:lineRule="auto"/>
    </w:pPr>
  </w:style>
  <w:style w:type="character" w:styleId="Emphaseple">
    <w:name w:val="Subtle Emphasis"/>
    <w:basedOn w:val="Policepardfaut"/>
    <w:uiPriority w:val="19"/>
    <w:qFormat/>
    <w:rPr>
      <w:i/>
      <w:iCs/>
      <w:color w:val="404040" w:themeColor="text1" w:themeTint="BF"/>
    </w:rPr>
  </w:style>
  <w:style w:type="character" w:styleId="Accentuation">
    <w:name w:val="Emphasis"/>
    <w:basedOn w:val="Policepardfaut"/>
    <w:uiPriority w:val="20"/>
    <w:qFormat/>
    <w:rPr>
      <w:i/>
      <w:iCs/>
    </w:rPr>
  </w:style>
  <w:style w:type="character" w:styleId="lev">
    <w:name w:val="Strong"/>
    <w:basedOn w:val="Policepardfaut"/>
    <w:uiPriority w:val="22"/>
    <w:qFormat/>
    <w:rPr>
      <w:b/>
      <w:bCs/>
    </w:rPr>
  </w:style>
  <w:style w:type="character" w:styleId="Rfrenceple">
    <w:name w:val="Subtle Reference"/>
    <w:basedOn w:val="Policepardfaut"/>
    <w:uiPriority w:val="31"/>
    <w:qFormat/>
    <w:rPr>
      <w:smallCaps/>
      <w:color w:val="5A5A5A" w:themeColor="text1" w:themeTint="A5"/>
    </w:rPr>
  </w:style>
  <w:style w:type="character" w:styleId="Titredulivre">
    <w:name w:val="Book Title"/>
    <w:basedOn w:val="Policepardfaut"/>
    <w:uiPriority w:val="33"/>
    <w:qFormat/>
    <w:rPr>
      <w:b/>
      <w:bCs/>
      <w:i/>
      <w:iCs/>
      <w:spacing w:val="5"/>
    </w:rPr>
  </w:style>
  <w:style w:type="paragraph" w:styleId="En-tte">
    <w:name w:val="header"/>
    <w:basedOn w:val="Normal"/>
    <w:link w:val="En-tteCar"/>
    <w:uiPriority w:val="99"/>
    <w:unhideWhenUsed/>
    <w:pPr>
      <w:tabs>
        <w:tab w:val="center" w:pos="4844"/>
        <w:tab w:val="right" w:pos="9689"/>
      </w:tabs>
      <w:spacing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844"/>
        <w:tab w:val="right" w:pos="9689"/>
      </w:tabs>
      <w:spacing w:line="240" w:lineRule="auto"/>
    </w:pPr>
  </w:style>
  <w:style w:type="character" w:customStyle="1" w:styleId="PieddepageCar">
    <w:name w:val="Pied de page Car"/>
    <w:basedOn w:val="Policepardfaut"/>
    <w:link w:val="Pieddepage"/>
    <w:uiPriority w:val="99"/>
  </w:style>
  <w:style w:type="paragraph" w:styleId="Lgende">
    <w:name w:val="caption"/>
    <w:basedOn w:val="Normal"/>
    <w:next w:val="Normal"/>
    <w:uiPriority w:val="35"/>
    <w:unhideWhenUsed/>
    <w:qFormat/>
    <w:pPr>
      <w:spacing w:after="200" w:line="240" w:lineRule="auto"/>
    </w:pPr>
    <w:rPr>
      <w:i/>
      <w:iCs/>
      <w:color w:val="1F497D" w:themeColor="text2"/>
      <w:sz w:val="18"/>
      <w:szCs w:val="18"/>
    </w:rPr>
  </w:style>
  <w:style w:type="paragraph" w:styleId="Notedebasdepage">
    <w:name w:val="footnote text"/>
    <w:basedOn w:val="Normal"/>
    <w:link w:val="NotedebasdepageCar"/>
    <w:uiPriority w:val="99"/>
    <w:semiHidden/>
    <w:unhideWhenUsed/>
    <w:pPr>
      <w:spacing w:line="240" w:lineRule="auto"/>
    </w:pPr>
    <w:rPr>
      <w:sz w:val="20"/>
      <w:szCs w:val="20"/>
    </w:rPr>
  </w:style>
  <w:style w:type="character" w:customStyle="1" w:styleId="NotedebasdepageCar">
    <w:name w:val="Note de bas de page Car"/>
    <w:basedOn w:val="Policepardfaut"/>
    <w:link w:val="Notedebasdepage"/>
    <w:uiPriority w:val="99"/>
    <w:semiHidden/>
    <w:rPr>
      <w:sz w:val="20"/>
      <w:szCs w:val="20"/>
    </w:rPr>
  </w:style>
  <w:style w:type="character" w:styleId="Appelnotedebasdep">
    <w:name w:val="foot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line="240" w:lineRule="auto"/>
    </w:pPr>
    <w:rPr>
      <w:sz w:val="20"/>
      <w:szCs w:val="20"/>
    </w:rPr>
  </w:style>
  <w:style w:type="character" w:customStyle="1" w:styleId="NotedefinCar">
    <w:name w:val="Note de fin Car"/>
    <w:basedOn w:val="Policepardfaut"/>
    <w:link w:val="Notedefin"/>
    <w:uiPriority w:val="99"/>
    <w:semiHidden/>
    <w:rPr>
      <w:sz w:val="20"/>
      <w:szCs w:val="20"/>
    </w:rPr>
  </w:style>
  <w:style w:type="character" w:styleId="Appeldenotedefin">
    <w:name w:val="endnote reference"/>
    <w:basedOn w:val="Policepardfaut"/>
    <w:uiPriority w:val="99"/>
    <w:semiHidden/>
    <w:unhideWhenUsed/>
    <w:rPr>
      <w:vertAlign w:val="superscript"/>
    </w:rPr>
  </w:style>
  <w:style w:type="character" w:styleId="Lienhypertextesuivivisit">
    <w:name w:val="FollowedHyperlink"/>
    <w:basedOn w:val="Policepardfaut"/>
    <w:uiPriority w:val="99"/>
    <w:semiHidden/>
    <w:unhideWhenUsed/>
    <w:rPr>
      <w:color w:val="800080" w:themeColor="followedHyperlink"/>
      <w:u w:val="single"/>
    </w:rPr>
  </w:style>
  <w:style w:type="paragraph" w:styleId="TM1">
    <w:name w:val="toc 1"/>
    <w:basedOn w:val="Normal"/>
    <w:next w:val="Normal"/>
    <w:uiPriority w:val="39"/>
    <w:unhideWhenUsed/>
    <w:pPr>
      <w:spacing w:after="100"/>
    </w:pPr>
  </w:style>
  <w:style w:type="paragraph" w:styleId="TM2">
    <w:name w:val="toc 2"/>
    <w:basedOn w:val="Normal"/>
    <w:next w:val="Normal"/>
    <w:uiPriority w:val="39"/>
    <w:unhideWhenUsed/>
    <w:pPr>
      <w:spacing w:after="100"/>
      <w:ind w:left="220"/>
    </w:pPr>
  </w:style>
  <w:style w:type="paragraph" w:styleId="TM3">
    <w:name w:val="toc 3"/>
    <w:basedOn w:val="Normal"/>
    <w:next w:val="Normal"/>
    <w:uiPriority w:val="39"/>
    <w:unhideWhenUsed/>
    <w:pPr>
      <w:spacing w:after="100"/>
      <w:ind w:left="440"/>
    </w:pPr>
  </w:style>
  <w:style w:type="paragraph" w:styleId="TM4">
    <w:name w:val="toc 4"/>
    <w:basedOn w:val="Normal"/>
    <w:next w:val="Normal"/>
    <w:uiPriority w:val="39"/>
    <w:unhideWhenUsed/>
    <w:pPr>
      <w:spacing w:after="100"/>
      <w:ind w:left="660"/>
    </w:pPr>
  </w:style>
  <w:style w:type="paragraph" w:styleId="TM5">
    <w:name w:val="toc 5"/>
    <w:basedOn w:val="Normal"/>
    <w:next w:val="Normal"/>
    <w:uiPriority w:val="39"/>
    <w:unhideWhenUsed/>
    <w:pPr>
      <w:spacing w:after="100"/>
      <w:ind w:left="880"/>
    </w:pPr>
  </w:style>
  <w:style w:type="paragraph" w:styleId="TM6">
    <w:name w:val="toc 6"/>
    <w:basedOn w:val="Normal"/>
    <w:next w:val="Normal"/>
    <w:uiPriority w:val="39"/>
    <w:unhideWhenUsed/>
    <w:pPr>
      <w:spacing w:after="100"/>
      <w:ind w:left="1100"/>
    </w:pPr>
  </w:style>
  <w:style w:type="paragraph" w:styleId="TM7">
    <w:name w:val="toc 7"/>
    <w:basedOn w:val="Normal"/>
    <w:next w:val="Normal"/>
    <w:uiPriority w:val="39"/>
    <w:unhideWhenUsed/>
    <w:pPr>
      <w:spacing w:after="100"/>
      <w:ind w:left="1320"/>
    </w:pPr>
  </w:style>
  <w:style w:type="paragraph" w:styleId="TM8">
    <w:name w:val="toc 8"/>
    <w:basedOn w:val="Normal"/>
    <w:next w:val="Normal"/>
    <w:uiPriority w:val="39"/>
    <w:unhideWhenUsed/>
    <w:pPr>
      <w:spacing w:after="100"/>
      <w:ind w:left="1540"/>
    </w:pPr>
  </w:style>
  <w:style w:type="paragraph" w:styleId="TM9">
    <w:name w:val="toc 9"/>
    <w:basedOn w:val="Normal"/>
    <w:next w:val="Normal"/>
    <w:uiPriority w:val="39"/>
    <w:unhideWhenUsed/>
    <w:pPr>
      <w:spacing w:after="100"/>
      <w:ind w:left="1760"/>
    </w:pPr>
  </w:style>
  <w:style w:type="paragraph" w:styleId="En-ttedetabledesmatires">
    <w:name w:val="TOC Heading"/>
    <w:uiPriority w:val="39"/>
    <w:unhideWhenUsed/>
  </w:style>
  <w:style w:type="paragraph" w:styleId="Tabledesillustrations">
    <w:name w:val="table of figures"/>
    <w:basedOn w:val="Normal"/>
    <w:next w:val="Normal"/>
    <w:uiPriority w:val="99"/>
    <w:unhideWhenUsed/>
  </w:style>
  <w:style w:type="table" w:customStyle="1" w:styleId="TableNormal">
    <w:name w:val="TableNormal"/>
    <w:tblPr>
      <w:tblCellMar>
        <w:top w:w="100" w:type="dxa"/>
        <w:left w:w="100" w:type="dxa"/>
        <w:bottom w:w="100" w:type="dxa"/>
        <w:right w:w="100" w:type="dxa"/>
      </w:tblCellMar>
    </w:tblPr>
  </w:style>
  <w:style w:type="paragraph" w:styleId="Titre">
    <w:name w:val="Title"/>
    <w:basedOn w:val="Normal"/>
    <w:next w:val="Normal"/>
    <w:link w:val="TitreCar"/>
    <w:pPr>
      <w:keepNext/>
      <w:keepLines/>
      <w:spacing w:after="60"/>
    </w:pPr>
    <w:rPr>
      <w:sz w:val="52"/>
      <w:szCs w:val="52"/>
    </w:rPr>
  </w:style>
  <w:style w:type="paragraph" w:styleId="Sous-titre">
    <w:name w:val="Subtitle"/>
    <w:basedOn w:val="Normal"/>
    <w:next w:val="Normal"/>
    <w:link w:val="Sous-titreCar"/>
    <w:pPr>
      <w:keepNext/>
      <w:keepLines/>
      <w:spacing w:after="320"/>
    </w:pPr>
    <w:rPr>
      <w:color w:val="666666"/>
      <w:sz w:val="30"/>
      <w:szCs w:val="30"/>
    </w:rPr>
  </w:style>
  <w:style w:type="character" w:styleId="Numrodeligne">
    <w:name w:val="line number"/>
    <w:basedOn w:val="Policepardfaut"/>
    <w:uiPriority w:val="99"/>
    <w:semiHidden/>
    <w:unhideWhenUsed/>
  </w:style>
  <w:style w:type="paragraph" w:styleId="Textedebulles">
    <w:name w:val="Balloon Text"/>
    <w:basedOn w:val="Normal"/>
    <w:link w:val="TextedebullesCar"/>
    <w:uiPriority w:val="99"/>
    <w:semiHidden/>
    <w:unhideWhenUse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szCs w:val="20"/>
    </w:rPr>
  </w:style>
  <w:style w:type="character" w:customStyle="1" w:styleId="anchor-text">
    <w:name w:val="anchor-text"/>
    <w:basedOn w:val="Policepardfaut"/>
  </w:style>
  <w:style w:type="character" w:styleId="Lienhypertexte">
    <w:name w:val="Hyperlink"/>
    <w:basedOn w:val="Policepardfaut"/>
    <w:uiPriority w:val="99"/>
    <w:semiHidden/>
    <w:unhideWhenUsed/>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AUWveN" TargetMode="External"/><Relationship Id="rId21" Type="http://schemas.openxmlformats.org/officeDocument/2006/relationships/hyperlink" Target="https://www.zotero.org/google-docs/?AUWveN" TargetMode="External"/><Relationship Id="rId42" Type="http://schemas.openxmlformats.org/officeDocument/2006/relationships/image" Target="media/image6.jpg"/><Relationship Id="rId47" Type="http://schemas.openxmlformats.org/officeDocument/2006/relationships/image" Target="media/image11.png"/><Relationship Id="rId63" Type="http://schemas.openxmlformats.org/officeDocument/2006/relationships/image" Target="media/image15.png"/><Relationship Id="rId68" Type="http://schemas.openxmlformats.org/officeDocument/2006/relationships/image" Target="media/image160.png"/><Relationship Id="rId7" Type="http://schemas.openxmlformats.org/officeDocument/2006/relationships/hyperlink" Target="https://www.zotero.org/google-docs/?UvynGM" TargetMode="External"/><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www.zotero.org/google-docs/?AUWveN" TargetMode="External"/><Relationship Id="rId29" Type="http://schemas.openxmlformats.org/officeDocument/2006/relationships/hyperlink" Target="https://www.zotero.org/google-docs/?AUWveN" TargetMode="External"/><Relationship Id="rId11" Type="http://schemas.openxmlformats.org/officeDocument/2006/relationships/hyperlink" Target="https://www.zotero.org/google-docs/?AUWveN" TargetMode="External"/><Relationship Id="rId24" Type="http://schemas.openxmlformats.org/officeDocument/2006/relationships/hyperlink" Target="https://www.zotero.org/google-docs/?AUWveN" TargetMode="External"/><Relationship Id="rId32" Type="http://schemas.openxmlformats.org/officeDocument/2006/relationships/hyperlink" Target="https://www.zotero.org/google-docs/?AUWveN" TargetMode="External"/><Relationship Id="rId37" Type="http://schemas.openxmlformats.org/officeDocument/2006/relationships/image" Target="media/image1.png"/><Relationship Id="rId40" Type="http://schemas.openxmlformats.org/officeDocument/2006/relationships/image" Target="media/image4.jpg"/><Relationship Id="rId45" Type="http://schemas.openxmlformats.org/officeDocument/2006/relationships/image" Target="media/image9.jpg"/><Relationship Id="rId53" Type="http://schemas.openxmlformats.org/officeDocument/2006/relationships/image" Target="media/image17.jpeg"/><Relationship Id="rId58" Type="http://schemas.openxmlformats.org/officeDocument/2006/relationships/image" Target="media/image22.png"/><Relationship Id="rId66" Type="http://schemas.openxmlformats.org/officeDocument/2006/relationships/image" Target="media/image150.png"/><Relationship Id="rId5" Type="http://schemas.openxmlformats.org/officeDocument/2006/relationships/endnotes" Target="endnotes.xml"/><Relationship Id="rId61" Type="http://schemas.openxmlformats.org/officeDocument/2006/relationships/image" Target="media/image14.png"/><Relationship Id="rId19" Type="http://schemas.openxmlformats.org/officeDocument/2006/relationships/hyperlink" Target="https://www.zotero.org/google-docs/?AUWveN" TargetMode="External"/><Relationship Id="rId14" Type="http://schemas.openxmlformats.org/officeDocument/2006/relationships/hyperlink" Target="https://www.zotero.org/google-docs/?AUWveN" TargetMode="External"/><Relationship Id="rId22" Type="http://schemas.openxmlformats.org/officeDocument/2006/relationships/hyperlink" Target="https://www.zotero.org/google-docs/?AUWveN" TargetMode="External"/><Relationship Id="rId27" Type="http://schemas.openxmlformats.org/officeDocument/2006/relationships/hyperlink" Target="https://www.zotero.org/google-docs/?AUWveN" TargetMode="External"/><Relationship Id="rId30" Type="http://schemas.openxmlformats.org/officeDocument/2006/relationships/hyperlink" Target="https://www.zotero.org/google-docs/?AUWveN" TargetMode="External"/><Relationship Id="rId35" Type="http://schemas.openxmlformats.org/officeDocument/2006/relationships/hyperlink" Target="https://www.zotero.org/google-docs/?AUWveN" TargetMode="External"/><Relationship Id="rId43" Type="http://schemas.openxmlformats.org/officeDocument/2006/relationships/image" Target="media/image7.jpg"/><Relationship Id="rId48" Type="http://schemas.openxmlformats.org/officeDocument/2006/relationships/image" Target="media/image12.png"/><Relationship Id="rId56" Type="http://schemas.openxmlformats.org/officeDocument/2006/relationships/image" Target="media/image20.jpeg"/><Relationship Id="rId64" Type="http://schemas.openxmlformats.org/officeDocument/2006/relationships/image" Target="media/image16.png"/><Relationship Id="rId69"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15.jpeg"/><Relationship Id="rId72" Type="http://schemas.microsoft.com/office/2016/09/relationships/commentsIds" Target="commentsIds.xml"/><Relationship Id="rId3" Type="http://schemas.openxmlformats.org/officeDocument/2006/relationships/webSettings" Target="webSettings.xml"/><Relationship Id="rId12" Type="http://schemas.openxmlformats.org/officeDocument/2006/relationships/hyperlink" Target="https://www.zotero.org/google-docs/?AUWveN" TargetMode="External"/><Relationship Id="rId17" Type="http://schemas.openxmlformats.org/officeDocument/2006/relationships/hyperlink" Target="https://www.zotero.org/google-docs/?AUWveN" TargetMode="External"/><Relationship Id="rId25" Type="http://schemas.openxmlformats.org/officeDocument/2006/relationships/hyperlink" Target="https://www.zotero.org/google-docs/?AUWveN" TargetMode="External"/><Relationship Id="rId33" Type="http://schemas.openxmlformats.org/officeDocument/2006/relationships/hyperlink" Target="https://www.zotero.org/google-docs/?AUWveN" TargetMode="External"/><Relationship Id="rId38" Type="http://schemas.openxmlformats.org/officeDocument/2006/relationships/image" Target="media/image2.jpg"/><Relationship Id="rId46" Type="http://schemas.openxmlformats.org/officeDocument/2006/relationships/image" Target="media/image10.jpg"/><Relationship Id="rId59" Type="http://schemas.openxmlformats.org/officeDocument/2006/relationships/image" Target="media/image13.png"/><Relationship Id="rId67" Type="http://schemas.openxmlformats.org/officeDocument/2006/relationships/image" Target="media/image18.png"/><Relationship Id="rId20" Type="http://schemas.openxmlformats.org/officeDocument/2006/relationships/hyperlink" Target="https://www.zotero.org/google-docs/?AUWveN" TargetMode="External"/><Relationship Id="rId41" Type="http://schemas.openxmlformats.org/officeDocument/2006/relationships/image" Target="media/image5.jpg"/><Relationship Id="rId54" Type="http://schemas.openxmlformats.org/officeDocument/2006/relationships/image" Target="media/image18.jpeg"/><Relationship Id="rId62" Type="http://schemas.openxmlformats.org/officeDocument/2006/relationships/image" Target="media/image130.png"/><Relationship Id="rId70" Type="http://schemas.microsoft.com/office/2011/relationships/people" Target="people.xml"/><Relationship Id="rId1" Type="http://schemas.openxmlformats.org/officeDocument/2006/relationships/styles" Target="styles.xml"/><Relationship Id="rId6" Type="http://schemas.openxmlformats.org/officeDocument/2006/relationships/hyperlink" Target="https://www.zotero.org/google-docs/?OkvC33" TargetMode="External"/><Relationship Id="rId15" Type="http://schemas.openxmlformats.org/officeDocument/2006/relationships/hyperlink" Target="https://www.zotero.org/google-docs/?AUWveN" TargetMode="External"/><Relationship Id="rId23" Type="http://schemas.openxmlformats.org/officeDocument/2006/relationships/hyperlink" Target="https://www.zotero.org/google-docs/?AUWveN" TargetMode="External"/><Relationship Id="rId28" Type="http://schemas.openxmlformats.org/officeDocument/2006/relationships/hyperlink" Target="https://www.zotero.org/google-docs/?AUWveN" TargetMode="External"/><Relationship Id="rId36" Type="http://schemas.openxmlformats.org/officeDocument/2006/relationships/hyperlink" Target="https://www.zotero.org/google-docs/?AUWveN" TargetMode="External"/><Relationship Id="rId49" Type="http://schemas.openxmlformats.org/officeDocument/2006/relationships/image" Target="media/image13.jpeg"/><Relationship Id="rId57" Type="http://schemas.openxmlformats.org/officeDocument/2006/relationships/image" Target="media/image21.jpeg"/><Relationship Id="rId10" Type="http://schemas.openxmlformats.org/officeDocument/2006/relationships/hyperlink" Target="https://www.zotero.org/google-docs/?AUWveN" TargetMode="External"/><Relationship Id="rId31" Type="http://schemas.openxmlformats.org/officeDocument/2006/relationships/hyperlink" Target="https://www.zotero.org/google-docs/?AUWveN" TargetMode="External"/><Relationship Id="rId44" Type="http://schemas.openxmlformats.org/officeDocument/2006/relationships/image" Target="media/image8.jpg"/><Relationship Id="rId52" Type="http://schemas.openxmlformats.org/officeDocument/2006/relationships/image" Target="media/image16.jpeg"/><Relationship Id="rId60" Type="http://schemas.openxmlformats.org/officeDocument/2006/relationships/image" Target="media/image120.png"/><Relationship Id="rId65" Type="http://schemas.openxmlformats.org/officeDocument/2006/relationships/image" Target="media/image17.png"/><Relationship Id="rId4" Type="http://schemas.openxmlformats.org/officeDocument/2006/relationships/footnotes" Target="footnotes.xml"/><Relationship Id="rId9" Type="http://schemas.microsoft.com/office/2011/relationships/commentsExtended" Target="commentsExtended.xml"/><Relationship Id="rId13" Type="http://schemas.openxmlformats.org/officeDocument/2006/relationships/hyperlink" Target="https://www.zotero.org/google-docs/?AUWveN" TargetMode="External"/><Relationship Id="rId18" Type="http://schemas.openxmlformats.org/officeDocument/2006/relationships/hyperlink" Target="https://www.zotero.org/google-docs/?AUWveN" TargetMode="External"/><Relationship Id="rId39" Type="http://schemas.openxmlformats.org/officeDocument/2006/relationships/image" Target="media/image3.jpg"/><Relationship Id="rId34" Type="http://schemas.openxmlformats.org/officeDocument/2006/relationships/hyperlink" Target="https://www.zotero.org/google-docs/?AUWveN" TargetMode="External"/><Relationship Id="rId50" Type="http://schemas.openxmlformats.org/officeDocument/2006/relationships/image" Target="media/image14.jpeg"/><Relationship Id="rId5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16228</Words>
  <Characters>89259</Characters>
  <Application>Microsoft Office Word</Application>
  <DocSecurity>0</DocSecurity>
  <Lines>743</Lines>
  <Paragraphs>210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Mickael HEDDE</cp:lastModifiedBy>
  <cp:revision>2</cp:revision>
  <dcterms:created xsi:type="dcterms:W3CDTF">2025-09-11T19:28:00Z</dcterms:created>
  <dcterms:modified xsi:type="dcterms:W3CDTF">2025-09-11T19:28:00Z</dcterms:modified>
</cp:coreProperties>
</file>